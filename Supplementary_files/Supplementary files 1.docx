
<file path=[Content_Types].xml><?xml version="1.0" encoding="utf-8"?>
<Types xmlns="http://schemas.openxmlformats.org/package/2006/content-types">
  <Default Extension="xml" ContentType="application/xml"/>
  <Default Extension="bin" ContentType="application/vnd.openxmlformats-officedocument.oleObject"/>
  <Default Extension="tiff" ContentType="image/tiff"/>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spacing w:before="0" w:after="0"/>
        <w:rPr>
          <w:rFonts w:ascii="Times New Roman" w:hAnsi="Times New Roman"/>
          <w:sz w:val="44"/>
          <w:szCs w:val="44"/>
        </w:rPr>
      </w:pPr>
      <w:bookmarkStart w:id="0" w:name="OLE_LINK272"/>
      <w:bookmarkStart w:id="1" w:name="OLE_LINK348"/>
      <w:bookmarkStart w:id="2" w:name="OLE_LINK273"/>
      <w:bookmarkStart w:id="3" w:name="OLE_LINK349"/>
      <w:bookmarkStart w:id="4" w:name="OLE_LINK142"/>
      <w:bookmarkStart w:id="5" w:name="OLE_LINK143"/>
      <w:bookmarkStart w:id="6" w:name="OLE_LINK144"/>
      <w:bookmarkStart w:id="7" w:name="OLE_LINK135"/>
      <w:bookmarkStart w:id="8" w:name="OLE_LINK138"/>
      <w:bookmarkStart w:id="9" w:name="OLE_LINK137"/>
      <w:bookmarkStart w:id="10" w:name="OLE_LINK136"/>
      <w:bookmarkStart w:id="11" w:name="OLE_LINK146"/>
      <w:bookmarkStart w:id="12" w:name="OLE_LINK145"/>
      <w:r>
        <w:rPr>
          <w:rFonts w:hint="eastAsia" w:ascii="Times New Roman" w:hAnsi="Times New Roman"/>
          <w:sz w:val="44"/>
          <w:szCs w:val="44"/>
        </w:rPr>
        <w:t>Supplementary manuscript of</w:t>
      </w:r>
    </w:p>
    <w:bookmarkEnd w:id="0"/>
    <w:bookmarkEnd w:id="1"/>
    <w:bookmarkEnd w:id="2"/>
    <w:bookmarkEnd w:id="3"/>
    <w:bookmarkEnd w:id="4"/>
    <w:bookmarkEnd w:id="5"/>
    <w:bookmarkEnd w:id="6"/>
    <w:p>
      <w:pPr>
        <w:jc w:val="center"/>
        <w:rPr>
          <w:rFonts w:ascii="Times New Roman" w:hAnsi="Times New Roman" w:cs="Times New Roman"/>
          <w:sz w:val="44"/>
          <w:szCs w:val="44"/>
        </w:rPr>
      </w:pPr>
      <w:r>
        <w:rPr>
          <w:rFonts w:ascii="Times New Roman" w:hAnsi="Times New Roman" w:cs="Times New Roman"/>
          <w:sz w:val="44"/>
          <w:szCs w:val="44"/>
        </w:rPr>
        <w:fldChar w:fldCharType="begin"/>
      </w:r>
      <w:r>
        <w:rPr>
          <w:rFonts w:ascii="Times New Roman" w:hAnsi="Times New Roman" w:cs="Times New Roman"/>
          <w:sz w:val="44"/>
          <w:szCs w:val="44"/>
        </w:rPr>
        <w:instrText xml:space="preserve"> MACROBUTTON MTEditEquationSection2 </w:instrText>
      </w:r>
      <w:r>
        <w:rPr>
          <w:rStyle w:val="31"/>
          <w:color w:val="auto"/>
        </w:rPr>
        <w:instrText xml:space="preserve">Equation Chapter 1 Section 1</w:instrText>
      </w:r>
      <w:r>
        <w:rPr>
          <w:rFonts w:ascii="Times New Roman" w:hAnsi="Times New Roman" w:cs="Times New Roman"/>
          <w:sz w:val="44"/>
          <w:szCs w:val="44"/>
        </w:rPr>
        <w:fldChar w:fldCharType="begin"/>
      </w:r>
      <w:r>
        <w:rPr>
          <w:rFonts w:ascii="Times New Roman" w:hAnsi="Times New Roman" w:cs="Times New Roman"/>
          <w:sz w:val="44"/>
          <w:szCs w:val="44"/>
        </w:rPr>
        <w:instrText xml:space="preserve"> SEQ MTEqn \r \h \* MERGEFORMAT </w:instrText>
      </w:r>
      <w:r>
        <w:rPr>
          <w:rFonts w:ascii="Times New Roman" w:hAnsi="Times New Roman" w:cs="Times New Roman"/>
          <w:sz w:val="44"/>
          <w:szCs w:val="44"/>
        </w:rPr>
        <w:fldChar w:fldCharType="end"/>
      </w:r>
      <w:r>
        <w:rPr>
          <w:rFonts w:ascii="Times New Roman" w:hAnsi="Times New Roman" w:cs="Times New Roman"/>
          <w:sz w:val="44"/>
          <w:szCs w:val="44"/>
        </w:rPr>
        <w:fldChar w:fldCharType="begin"/>
      </w:r>
      <w:r>
        <w:rPr>
          <w:rFonts w:ascii="Times New Roman" w:hAnsi="Times New Roman" w:cs="Times New Roman"/>
          <w:sz w:val="44"/>
          <w:szCs w:val="44"/>
        </w:rPr>
        <w:instrText xml:space="preserve"> SEQ MTSec \r 1 \h \* MERGEFORMAT </w:instrText>
      </w:r>
      <w:r>
        <w:rPr>
          <w:rFonts w:ascii="Times New Roman" w:hAnsi="Times New Roman" w:cs="Times New Roman"/>
          <w:sz w:val="44"/>
          <w:szCs w:val="44"/>
        </w:rPr>
        <w:fldChar w:fldCharType="end"/>
      </w:r>
      <w:r>
        <w:rPr>
          <w:rFonts w:ascii="Times New Roman" w:hAnsi="Times New Roman" w:cs="Times New Roman"/>
          <w:sz w:val="44"/>
          <w:szCs w:val="44"/>
        </w:rPr>
        <w:fldChar w:fldCharType="begin"/>
      </w:r>
      <w:r>
        <w:rPr>
          <w:rFonts w:ascii="Times New Roman" w:hAnsi="Times New Roman" w:cs="Times New Roman"/>
          <w:sz w:val="44"/>
          <w:szCs w:val="44"/>
        </w:rPr>
        <w:instrText xml:space="preserve"> SEQ MTChap \r 1 \h \* MERGEFORMAT </w:instrText>
      </w:r>
      <w:r>
        <w:rPr>
          <w:rFonts w:ascii="Times New Roman" w:hAnsi="Times New Roman" w:cs="Times New Roman"/>
          <w:sz w:val="44"/>
          <w:szCs w:val="44"/>
        </w:rPr>
        <w:fldChar w:fldCharType="end"/>
      </w:r>
      <w:r>
        <w:rPr>
          <w:rFonts w:ascii="Times New Roman" w:hAnsi="Times New Roman" w:cs="Times New Roman"/>
          <w:sz w:val="44"/>
          <w:szCs w:val="44"/>
        </w:rPr>
        <w:fldChar w:fldCharType="end"/>
      </w:r>
      <w:r>
        <w:rPr>
          <w:rFonts w:ascii="Times New Roman" w:hAnsi="Times New Roman" w:cs="Times New Roman"/>
          <w:sz w:val="44"/>
          <w:szCs w:val="44"/>
        </w:rPr>
        <w:t>Multi</w:t>
      </w:r>
      <w:r>
        <w:rPr>
          <w:rFonts w:hint="eastAsia" w:ascii="Times New Roman" w:hAnsi="Times New Roman" w:cs="Times New Roman"/>
          <w:sz w:val="44"/>
          <w:szCs w:val="44"/>
        </w:rPr>
        <w:t>-</w:t>
      </w:r>
      <w:r>
        <w:rPr>
          <w:rFonts w:ascii="Times New Roman" w:hAnsi="Times New Roman" w:cs="Times New Roman"/>
          <w:sz w:val="44"/>
          <w:szCs w:val="44"/>
        </w:rPr>
        <w:t xml:space="preserve">modal optimization </w:t>
      </w:r>
      <w:bookmarkStart w:id="13" w:name="_Hlk87276808"/>
      <w:r>
        <w:rPr>
          <w:rFonts w:ascii="Times New Roman" w:hAnsi="Times New Roman" w:cs="Times New Roman"/>
          <w:sz w:val="44"/>
          <w:szCs w:val="44"/>
        </w:rPr>
        <w:t>to identify personalized biomarkers for disease prediction of individual patients with cancer</w:t>
      </w:r>
    </w:p>
    <w:p>
      <w:pPr>
        <w:spacing w:before="156" w:beforeLines="50" w:after="156" w:afterLines="50" w:line="360" w:lineRule="auto"/>
        <w:rPr>
          <w:rFonts w:ascii="Times New Roman" w:hAnsi="Times New Roman" w:eastAsia="PMingLiU" w:cs="Times New Roman"/>
          <w:sz w:val="24"/>
          <w:szCs w:val="24"/>
        </w:rPr>
      </w:pPr>
      <w:bookmarkStart w:id="14" w:name="OLE_LINK236"/>
      <w:bookmarkStart w:id="15" w:name="OLE_LINK235"/>
      <w:r>
        <w:rPr>
          <w:rFonts w:ascii="Times New Roman" w:hAnsi="Times New Roman" w:eastAsia="宋体" w:cs="Times New Roman"/>
          <w:sz w:val="24"/>
          <w:szCs w:val="24"/>
        </w:rPr>
        <w:t>Jing Liang</w:t>
      </w:r>
      <w:r>
        <w:rPr>
          <w:rFonts w:ascii="Times New Roman" w:hAnsi="Times New Roman" w:eastAsia="宋体" w:cs="Times New Roman"/>
          <w:sz w:val="24"/>
          <w:szCs w:val="24"/>
          <w:vertAlign w:val="superscript"/>
        </w:rPr>
        <w:t>1</w:t>
      </w:r>
      <w:r>
        <w:rPr>
          <w:rFonts w:ascii="Times New Roman" w:hAnsi="Times New Roman" w:eastAsia="宋体" w:cs="Times New Roman"/>
          <w:sz w:val="24"/>
          <w:szCs w:val="24"/>
        </w:rPr>
        <w:t>,</w:t>
      </w:r>
      <w:r>
        <w:rPr>
          <w:rFonts w:hint="eastAsia" w:ascii="Times New Roman" w:hAnsi="Times New Roman" w:eastAsia="宋体" w:cs="Times New Roman"/>
          <w:sz w:val="24"/>
          <w:szCs w:val="24"/>
        </w:rPr>
        <w:t xml:space="preserve"> </w:t>
      </w:r>
      <w:r>
        <w:rPr>
          <w:rFonts w:ascii="Times New Roman" w:hAnsi="Times New Roman" w:eastAsia="宋体" w:cs="Times New Roman"/>
          <w:sz w:val="24"/>
          <w:szCs w:val="24"/>
        </w:rPr>
        <w:t>Zong-Wei Li</w:t>
      </w:r>
      <w:r>
        <w:rPr>
          <w:rFonts w:ascii="Times New Roman" w:hAnsi="Times New Roman" w:eastAsia="宋体" w:cs="Times New Roman"/>
          <w:sz w:val="24"/>
          <w:szCs w:val="24"/>
          <w:vertAlign w:val="superscript"/>
        </w:rPr>
        <w:t>1</w:t>
      </w:r>
      <w:r>
        <w:rPr>
          <w:rFonts w:ascii="Times New Roman" w:hAnsi="Times New Roman" w:eastAsia="宋体" w:cs="Times New Roman"/>
          <w:sz w:val="24"/>
          <w:szCs w:val="24"/>
        </w:rPr>
        <w:t>,</w:t>
      </w:r>
      <w:r>
        <w:rPr>
          <w:rFonts w:hint="eastAsia" w:ascii="Times New Roman" w:hAnsi="Times New Roman" w:eastAsia="宋体" w:cs="Times New Roman"/>
          <w:sz w:val="24"/>
          <w:szCs w:val="24"/>
        </w:rPr>
        <w:t xml:space="preserve"> </w:t>
      </w:r>
      <w:r>
        <w:rPr>
          <w:rFonts w:ascii="Times New Roman" w:hAnsi="Times New Roman" w:eastAsia="宋体" w:cs="Times New Roman"/>
          <w:sz w:val="24"/>
          <w:szCs w:val="24"/>
        </w:rPr>
        <w:t xml:space="preserve">Cai-Tong Yue </w:t>
      </w:r>
      <w:r>
        <w:rPr>
          <w:rFonts w:ascii="Times New Roman" w:hAnsi="Times New Roman" w:eastAsia="宋体" w:cs="Times New Roman"/>
          <w:sz w:val="24"/>
          <w:szCs w:val="24"/>
          <w:vertAlign w:val="superscript"/>
        </w:rPr>
        <w:t>1</w:t>
      </w:r>
      <w:r>
        <w:rPr>
          <w:rFonts w:ascii="Times New Roman" w:hAnsi="Times New Roman" w:eastAsia="宋体" w:cs="Times New Roman"/>
          <w:sz w:val="24"/>
          <w:szCs w:val="24"/>
        </w:rPr>
        <w:t>,</w:t>
      </w:r>
      <w:r>
        <w:rPr>
          <w:rFonts w:hint="eastAsia" w:ascii="Times New Roman" w:hAnsi="Times New Roman" w:eastAsia="宋体" w:cs="Times New Roman"/>
          <w:sz w:val="24"/>
          <w:szCs w:val="24"/>
        </w:rPr>
        <w:t xml:space="preserve"> </w:t>
      </w:r>
      <w:r>
        <w:rPr>
          <w:rFonts w:ascii="Times New Roman" w:hAnsi="Times New Roman" w:eastAsia="宋体" w:cs="Times New Roman"/>
          <w:sz w:val="24"/>
          <w:szCs w:val="24"/>
        </w:rPr>
        <w:t>Z</w:t>
      </w:r>
      <w:r>
        <w:rPr>
          <w:rFonts w:hint="eastAsia" w:ascii="Times New Roman" w:hAnsi="Times New Roman" w:eastAsia="宋体" w:cs="Times New Roman"/>
          <w:sz w:val="24"/>
          <w:szCs w:val="24"/>
          <w:lang w:val="en-US" w:eastAsia="zh-CN"/>
        </w:rPr>
        <w:t>huo</w:t>
      </w:r>
      <w:r>
        <w:rPr>
          <w:rFonts w:ascii="Times New Roman" w:hAnsi="Times New Roman" w:eastAsia="宋体" w:cs="Times New Roman"/>
          <w:sz w:val="24"/>
          <w:szCs w:val="24"/>
        </w:rPr>
        <w:t xml:space="preserve"> </w:t>
      </w:r>
      <w:r>
        <w:rPr>
          <w:rFonts w:hint="eastAsia" w:ascii="Times New Roman" w:hAnsi="Times New Roman" w:eastAsia="宋体" w:cs="Times New Roman"/>
          <w:sz w:val="24"/>
          <w:szCs w:val="24"/>
          <w:lang w:val="en-US" w:eastAsia="zh-CN"/>
        </w:rPr>
        <w:t>Hu</w:t>
      </w:r>
      <w:r>
        <w:rPr>
          <w:rFonts w:ascii="Times New Roman" w:hAnsi="Times New Roman" w:eastAsia="宋体" w:cs="Times New Roman"/>
          <w:sz w:val="24"/>
          <w:szCs w:val="24"/>
          <w:vertAlign w:val="superscript"/>
        </w:rPr>
        <w:t>1</w:t>
      </w:r>
      <w:r>
        <w:rPr>
          <w:rFonts w:ascii="Times New Roman" w:hAnsi="Times New Roman" w:eastAsia="宋体" w:cs="Times New Roman"/>
          <w:sz w:val="24"/>
          <w:szCs w:val="24"/>
        </w:rPr>
        <w:t>,</w:t>
      </w:r>
      <w:r>
        <w:rPr>
          <w:rFonts w:hint="eastAsia" w:ascii="Times New Roman" w:hAnsi="Times New Roman" w:eastAsia="宋体" w:cs="Times New Roman"/>
          <w:sz w:val="24"/>
          <w:szCs w:val="24"/>
        </w:rPr>
        <w:t xml:space="preserve"> </w:t>
      </w:r>
      <w:r>
        <w:rPr>
          <w:rFonts w:ascii="Times New Roman" w:hAnsi="Times New Roman" w:eastAsia="宋体" w:cs="Times New Roman"/>
          <w:sz w:val="24"/>
          <w:szCs w:val="24"/>
        </w:rPr>
        <w:t>Han Cheng</w:t>
      </w:r>
      <w:r>
        <w:rPr>
          <w:rFonts w:ascii="Times New Roman" w:hAnsi="Times New Roman" w:eastAsia="宋体" w:cs="Times New Roman"/>
          <w:sz w:val="24"/>
          <w:szCs w:val="24"/>
          <w:vertAlign w:val="superscript"/>
        </w:rPr>
        <w:t>2</w:t>
      </w:r>
      <w:r>
        <w:rPr>
          <w:rFonts w:ascii="Times New Roman" w:hAnsi="Times New Roman" w:cs="Times New Roman"/>
          <w:sz w:val="24"/>
          <w:szCs w:val="24"/>
        </w:rPr>
        <w:t>,</w:t>
      </w:r>
      <w:r>
        <w:rPr>
          <w:rFonts w:hint="eastAsia" w:ascii="Times New Roman" w:hAnsi="Times New Roman" w:cs="Times New Roman"/>
          <w:sz w:val="24"/>
          <w:szCs w:val="24"/>
        </w:rPr>
        <w:t xml:space="preserve"> </w:t>
      </w:r>
      <w:r>
        <w:rPr>
          <w:rFonts w:ascii="Times New Roman" w:hAnsi="Times New Roman" w:cs="Times New Roman"/>
          <w:sz w:val="24"/>
          <w:szCs w:val="24"/>
        </w:rPr>
        <w:t>Ze-Xian Liu</w:t>
      </w:r>
      <w:r>
        <w:rPr>
          <w:rFonts w:ascii="Times New Roman" w:hAnsi="Times New Roman" w:eastAsia="宋体" w:cs="Times New Roman"/>
          <w:sz w:val="24"/>
          <w:szCs w:val="24"/>
          <w:vertAlign w:val="superscript"/>
        </w:rPr>
        <w:t>3</w:t>
      </w:r>
      <w:r>
        <w:rPr>
          <w:rFonts w:ascii="Times New Roman" w:hAnsi="Times New Roman" w:eastAsia="宋体" w:cs="Times New Roman"/>
          <w:sz w:val="24"/>
        </w:rPr>
        <w:t>,</w:t>
      </w:r>
      <w:r>
        <w:rPr>
          <w:rFonts w:hint="eastAsia" w:ascii="Times New Roman" w:hAnsi="Times New Roman" w:eastAsia="宋体" w:cs="Times New Roman"/>
          <w:sz w:val="24"/>
        </w:rPr>
        <w:t xml:space="preserve"> </w:t>
      </w:r>
      <w:r>
        <w:rPr>
          <w:rFonts w:ascii="Times New Roman" w:hAnsi="Times New Roman" w:eastAsia="宋体" w:cs="Times New Roman"/>
          <w:sz w:val="24"/>
          <w:szCs w:val="24"/>
        </w:rPr>
        <w:t>Wei-Feng Guo</w:t>
      </w:r>
      <w:r>
        <w:rPr>
          <w:rFonts w:ascii="Times New Roman" w:hAnsi="Times New Roman" w:eastAsia="宋体" w:cs="Times New Roman"/>
          <w:sz w:val="24"/>
          <w:szCs w:val="24"/>
          <w:vertAlign w:val="superscript"/>
        </w:rPr>
        <w:t>1,3</w:t>
      </w:r>
      <w:r>
        <w:rPr>
          <w:rFonts w:ascii="Times New Roman" w:hAnsi="Times New Roman" w:eastAsia="PMingLiU" w:cs="Times New Roman"/>
          <w:sz w:val="24"/>
          <w:szCs w:val="24"/>
        </w:rPr>
        <w:t>*</w:t>
      </w:r>
    </w:p>
    <w:p>
      <w:pPr>
        <w:snapToGrid w:val="0"/>
        <w:rPr>
          <w:rFonts w:ascii="Times New Roman" w:hAnsi="Times New Roman" w:eastAsia="宋体" w:cs="Times New Roman"/>
          <w:sz w:val="24"/>
          <w:szCs w:val="24"/>
        </w:rPr>
      </w:pPr>
      <w:r>
        <w:rPr>
          <w:rFonts w:ascii="Times New Roman" w:hAnsi="Times New Roman" w:eastAsia="宋体" w:cs="Times New Roman"/>
          <w:sz w:val="24"/>
          <w:szCs w:val="24"/>
          <w:vertAlign w:val="superscript"/>
        </w:rPr>
        <w:t>1</w:t>
      </w:r>
      <w:r>
        <w:rPr>
          <w:rFonts w:ascii="Times New Roman" w:hAnsi="Times New Roman" w:eastAsia="宋体" w:cs="Times New Roman"/>
          <w:sz w:val="24"/>
          <w:szCs w:val="24"/>
        </w:rPr>
        <w:t xml:space="preserve"> School of Electrical Engineering, Zhengzhou University, Zhengzhou 450001, China</w:t>
      </w:r>
    </w:p>
    <w:p>
      <w:pPr>
        <w:snapToGrid w:val="0"/>
        <w:rPr>
          <w:rFonts w:ascii="Times New Roman" w:hAnsi="Times New Roman" w:eastAsia="宋体" w:cs="Times New Roman"/>
          <w:sz w:val="24"/>
          <w:szCs w:val="24"/>
        </w:rPr>
      </w:pPr>
      <w:r>
        <w:rPr>
          <w:rFonts w:ascii="Times New Roman" w:hAnsi="Times New Roman" w:eastAsia="宋体" w:cs="Times New Roman"/>
          <w:sz w:val="24"/>
          <w:szCs w:val="24"/>
          <w:vertAlign w:val="superscript"/>
        </w:rPr>
        <w:t>2</w:t>
      </w:r>
      <w:r>
        <w:rPr>
          <w:rFonts w:ascii="Times New Roman" w:hAnsi="Times New Roman" w:eastAsia="宋体" w:cs="Times New Roman"/>
          <w:sz w:val="24"/>
          <w:szCs w:val="24"/>
        </w:rPr>
        <w:t xml:space="preserve"> School of Life Sciences, Zhengzhou University, Zhengzhou 450001, China</w:t>
      </w:r>
    </w:p>
    <w:p>
      <w:pPr>
        <w:snapToGrid w:val="0"/>
        <w:rPr>
          <w:rFonts w:ascii="Times New Roman" w:hAnsi="Times New Roman" w:eastAsia="宋体" w:cs="Times New Roman"/>
          <w:sz w:val="24"/>
        </w:rPr>
      </w:pPr>
      <w:r>
        <w:rPr>
          <w:rFonts w:ascii="Times New Roman" w:hAnsi="Times New Roman" w:eastAsia="宋体" w:cs="Times New Roman"/>
          <w:sz w:val="24"/>
          <w:vertAlign w:val="superscript"/>
        </w:rPr>
        <w:t>3</w:t>
      </w:r>
      <w:r>
        <w:rPr>
          <w:rFonts w:ascii="Times New Roman" w:hAnsi="Times New Roman" w:eastAsia="宋体" w:cs="Times New Roman"/>
          <w:sz w:val="24"/>
        </w:rPr>
        <w:t xml:space="preserve"> State Key Laboratory of Oncology in South China, Collaborative Innovation Center for Cancer Medicine, Sun Yat-sen University Cancer Center, Guangzhou 510060, China</w:t>
      </w:r>
    </w:p>
    <w:p>
      <w:pPr>
        <w:snapToGrid w:val="0"/>
        <w:rPr>
          <w:rFonts w:ascii="Times New Roman" w:hAnsi="Times New Roman" w:eastAsia="宋体" w:cs="Times New Roman"/>
          <w:sz w:val="24"/>
        </w:rPr>
      </w:pPr>
      <w:r>
        <w:rPr>
          <w:rFonts w:ascii="Times New Roman" w:hAnsi="Times New Roman" w:eastAsia="宋体" w:cs="Times New Roman"/>
          <w:sz w:val="24"/>
          <w:vertAlign w:val="superscript"/>
        </w:rPr>
        <w:t>*</w:t>
      </w:r>
      <w:r>
        <w:rPr>
          <w:rFonts w:ascii="Times New Roman" w:hAnsi="Times New Roman" w:eastAsia="宋体" w:cs="Times New Roman"/>
          <w:sz w:val="24"/>
        </w:rPr>
        <w:t xml:space="preserve"> To whom correspondence should be addressed. </w:t>
      </w:r>
    </w:p>
    <w:p>
      <w:pPr>
        <w:spacing w:line="360" w:lineRule="auto"/>
        <w:rPr>
          <w:rFonts w:ascii="Times New Roman" w:hAnsi="Times New Roman" w:eastAsia="宋体" w:cs="Times New Roman"/>
          <w:sz w:val="24"/>
          <w:szCs w:val="24"/>
        </w:rPr>
      </w:pPr>
      <w:r>
        <w:fldChar w:fldCharType="begin"/>
      </w:r>
      <w:r>
        <w:instrText xml:space="preserve"> HYPERLINK "Tel:86-21-54920100" </w:instrText>
      </w:r>
      <w:r>
        <w:fldChar w:fldCharType="separate"/>
      </w:r>
      <w:r>
        <w:rPr>
          <w:rFonts w:hint="eastAsia" w:ascii="Times New Roman" w:hAnsi="Times New Roman" w:cs="Times New Roman" w:eastAsiaTheme="minorEastAsia"/>
          <w:kern w:val="0"/>
          <w:sz w:val="24"/>
          <w:szCs w:val="24"/>
          <w:lang w:eastAsia="en-US"/>
        </w:rPr>
        <w:t>Tel:86-0371-67781</w:t>
      </w:r>
      <w:r>
        <w:rPr>
          <w:rFonts w:hint="eastAsia" w:ascii="Times New Roman" w:hAnsi="Times New Roman" w:cs="Times New Roman" w:eastAsiaTheme="minorEastAsia"/>
          <w:kern w:val="0"/>
          <w:sz w:val="24"/>
          <w:szCs w:val="24"/>
        </w:rPr>
        <w:t>0</w:t>
      </w:r>
      <w:r>
        <w:rPr>
          <w:rFonts w:hint="eastAsia" w:ascii="Times New Roman" w:hAnsi="Times New Roman" w:cs="Times New Roman" w:eastAsiaTheme="minorEastAsia"/>
          <w:kern w:val="0"/>
          <w:sz w:val="24"/>
          <w:szCs w:val="24"/>
        </w:rPr>
        <w:fldChar w:fldCharType="end"/>
      </w:r>
      <w:r>
        <w:rPr>
          <w:rFonts w:hint="eastAsia" w:ascii="Times New Roman" w:hAnsi="Times New Roman" w:cs="Times New Roman" w:eastAsiaTheme="minorEastAsia"/>
          <w:kern w:val="0"/>
          <w:sz w:val="24"/>
          <w:szCs w:val="24"/>
        </w:rPr>
        <w:t>18</w:t>
      </w:r>
      <w:r>
        <w:rPr>
          <w:rFonts w:ascii="Times New Roman" w:hAnsi="Times New Roman" w:eastAsia="宋体" w:cs="Times New Roman"/>
          <w:sz w:val="24"/>
        </w:rPr>
        <w:t xml:space="preserve">; Fax: </w:t>
      </w:r>
      <w:r>
        <w:fldChar w:fldCharType="begin"/>
      </w:r>
      <w:r>
        <w:instrText xml:space="preserve"> HYPERLINK "Tel:86-21-54920100" </w:instrText>
      </w:r>
      <w:r>
        <w:fldChar w:fldCharType="separate"/>
      </w:r>
      <w:r>
        <w:rPr>
          <w:rFonts w:hint="eastAsia" w:ascii="Times New Roman" w:hAnsi="Times New Roman" w:cs="Times New Roman" w:eastAsiaTheme="minorEastAsia"/>
          <w:kern w:val="0"/>
          <w:sz w:val="24"/>
          <w:szCs w:val="24"/>
          <w:lang w:eastAsia="en-US"/>
        </w:rPr>
        <w:t>86-0371-67781</w:t>
      </w:r>
      <w:r>
        <w:rPr>
          <w:rFonts w:hint="eastAsia" w:ascii="Times New Roman" w:hAnsi="Times New Roman" w:cs="Times New Roman" w:eastAsiaTheme="minorEastAsia"/>
          <w:kern w:val="0"/>
          <w:sz w:val="24"/>
          <w:szCs w:val="24"/>
        </w:rPr>
        <w:t>0</w:t>
      </w:r>
      <w:r>
        <w:rPr>
          <w:rFonts w:hint="eastAsia" w:ascii="Times New Roman" w:hAnsi="Times New Roman" w:cs="Times New Roman" w:eastAsiaTheme="minorEastAsia"/>
          <w:kern w:val="0"/>
          <w:sz w:val="24"/>
          <w:szCs w:val="24"/>
        </w:rPr>
        <w:fldChar w:fldCharType="end"/>
      </w:r>
      <w:r>
        <w:rPr>
          <w:rFonts w:hint="eastAsia" w:ascii="Times New Roman" w:hAnsi="Times New Roman" w:cs="Times New Roman" w:eastAsiaTheme="minorEastAsia"/>
          <w:kern w:val="0"/>
          <w:sz w:val="24"/>
          <w:szCs w:val="24"/>
        </w:rPr>
        <w:t>18</w:t>
      </w:r>
      <w:r>
        <w:rPr>
          <w:rFonts w:ascii="Times New Roman" w:hAnsi="Times New Roman" w:eastAsia="宋体" w:cs="Times New Roman"/>
          <w:sz w:val="24"/>
        </w:rPr>
        <w:t xml:space="preserve">; Email: </w:t>
      </w:r>
      <w:r>
        <w:fldChar w:fldCharType="begin"/>
      </w:r>
      <w:r>
        <w:instrText xml:space="preserve"> HYPERLINK "mailto:liangjing@zzu.edu.cn," </w:instrText>
      </w:r>
      <w:r>
        <w:fldChar w:fldCharType="separate"/>
      </w:r>
      <w:r>
        <w:rPr>
          <w:rFonts w:ascii="Times New Roman" w:hAnsi="Times New Roman" w:eastAsia="宋体" w:cs="Times New Roman"/>
          <w:sz w:val="24"/>
          <w:szCs w:val="24"/>
        </w:rPr>
        <w:t>guowf@zzu.edu.cn</w:t>
      </w:r>
      <w:r>
        <w:rPr>
          <w:rFonts w:ascii="Times New Roman" w:hAnsi="Times New Roman" w:eastAsia="宋体" w:cs="Times New Roman"/>
          <w:sz w:val="24"/>
          <w:szCs w:val="24"/>
        </w:rPr>
        <w:fldChar w:fldCharType="end"/>
      </w:r>
    </w:p>
    <w:bookmarkEnd w:id="13"/>
    <w:bookmarkEnd w:id="14"/>
    <w:bookmarkEnd w:id="15"/>
    <w:p>
      <w:pPr>
        <w:pStyle w:val="2"/>
        <w:rPr>
          <w:rFonts w:ascii="Times New Roman" w:hAnsi="Times New Roman" w:cs="Times New Roman"/>
          <w:sz w:val="30"/>
          <w:szCs w:val="30"/>
        </w:rPr>
      </w:pPr>
      <w:r>
        <w:rPr>
          <w:rFonts w:ascii="Times New Roman" w:hAnsi="Times New Roman" w:cs="Times New Roman"/>
          <w:sz w:val="30"/>
          <w:szCs w:val="30"/>
        </w:rPr>
        <w:t>Part A:</w:t>
      </w:r>
      <w:bookmarkEnd w:id="7"/>
      <w:bookmarkEnd w:id="8"/>
      <w:bookmarkEnd w:id="9"/>
      <w:bookmarkEnd w:id="10"/>
      <w:r>
        <w:rPr>
          <w:rFonts w:ascii="Times New Roman" w:hAnsi="Times New Roman" w:cs="Times New Roman"/>
          <w:sz w:val="30"/>
          <w:szCs w:val="30"/>
        </w:rPr>
        <w:t xml:space="preserve"> </w:t>
      </w:r>
      <w:bookmarkEnd w:id="11"/>
      <w:bookmarkEnd w:id="12"/>
      <w:bookmarkStart w:id="16" w:name="OLE_LINK251"/>
      <w:bookmarkStart w:id="17" w:name="OLE_LINK250"/>
      <w:r>
        <w:rPr>
          <w:rFonts w:ascii="Times New Roman" w:hAnsi="Times New Roman" w:cs="Times New Roman"/>
          <w:sz w:val="30"/>
          <w:szCs w:val="30"/>
        </w:rPr>
        <w:t xml:space="preserve"> The analysis of MMPDNB for identifying cancer tissue special driver and biomarker genes.</w:t>
      </w:r>
    </w:p>
    <w:p>
      <w:pPr>
        <w:spacing w:line="440" w:lineRule="exact"/>
        <w:rPr>
          <w:rFonts w:ascii="Times New Roman" w:hAnsi="Times New Roman" w:eastAsia="等线" w:cs="Times New Roman"/>
          <w:sz w:val="24"/>
          <w:szCs w:val="24"/>
        </w:rPr>
      </w:pPr>
      <w:r>
        <w:rPr>
          <w:rFonts w:ascii="Times New Roman" w:hAnsi="Times New Roman" w:cs="Times New Roman"/>
          <w:sz w:val="24"/>
          <w:szCs w:val="24"/>
        </w:rPr>
        <w:t xml:space="preserve">According to the Cancer Gene Census, there are respectively 23 ,18 genes are annotated as driver genes </w:t>
      </w:r>
      <w:r>
        <w:rPr>
          <w:rFonts w:hint="eastAsia" w:ascii="Times New Roman" w:hAnsi="Times New Roman" w:cs="Times New Roman"/>
          <w:sz w:val="24"/>
          <w:szCs w:val="24"/>
        </w:rPr>
        <w:t>and</w:t>
      </w:r>
      <w:r>
        <w:rPr>
          <w:rFonts w:ascii="Times New Roman" w:hAnsi="Times New Roman" w:cs="Times New Roman"/>
          <w:sz w:val="24"/>
          <w:szCs w:val="24"/>
        </w:rPr>
        <w:t xml:space="preserve"> 74 ,55 genes are annotated as biomarker genes of BRCA and LUNG cancer tissue. F</w:t>
      </w:r>
      <w:r>
        <w:rPr>
          <w:rFonts w:hint="eastAsia" w:ascii="Times New Roman" w:hAnsi="Times New Roman" w:cs="Times New Roman"/>
          <w:sz w:val="24"/>
          <w:szCs w:val="24"/>
        </w:rPr>
        <w:t>or</w:t>
      </w:r>
      <w:r>
        <w:rPr>
          <w:rFonts w:ascii="Times New Roman" w:hAnsi="Times New Roman" w:cs="Times New Roman"/>
          <w:sz w:val="24"/>
          <w:szCs w:val="24"/>
        </w:rPr>
        <w:t xml:space="preserve"> identifying </w:t>
      </w:r>
      <w:r>
        <w:rPr>
          <w:rFonts w:hint="eastAsia" w:ascii="Times New Roman" w:hAnsi="Times New Roman" w:cs="Times New Roman"/>
          <w:sz w:val="24"/>
          <w:szCs w:val="24"/>
        </w:rPr>
        <w:t>dri</w:t>
      </w:r>
      <w:r>
        <w:rPr>
          <w:rFonts w:ascii="Times New Roman" w:hAnsi="Times New Roman" w:cs="Times New Roman"/>
          <w:sz w:val="24"/>
          <w:szCs w:val="24"/>
        </w:rPr>
        <w:t>ver genes, MMPDNB found two breast cancer driver genes and fifteen lung cancer driver genes. F</w:t>
      </w:r>
      <w:r>
        <w:rPr>
          <w:rFonts w:hint="eastAsia" w:ascii="Times New Roman" w:hAnsi="Times New Roman" w:cs="Times New Roman"/>
          <w:sz w:val="24"/>
          <w:szCs w:val="24"/>
        </w:rPr>
        <w:t>or</w:t>
      </w:r>
      <w:r>
        <w:rPr>
          <w:rFonts w:ascii="Times New Roman" w:hAnsi="Times New Roman" w:cs="Times New Roman"/>
          <w:sz w:val="24"/>
          <w:szCs w:val="24"/>
        </w:rPr>
        <w:t xml:space="preserve"> identifying biomarker genes, MMPDNB found six type breast cancer biomarker gene and six type lung cancer biomarker genes by analyzing all PDNBs. </w:t>
      </w:r>
      <w:r>
        <w:rPr>
          <w:rFonts w:ascii="Times New Roman" w:hAnsi="Times New Roman" w:eastAsia="等线" w:cs="Times New Roman"/>
          <w:sz w:val="24"/>
          <w:szCs w:val="24"/>
        </w:rPr>
        <w:t xml:space="preserve">These well-estimated cancer tissue specific driver and biomarker genes and those genes identified by MMPDNB were provided in the </w:t>
      </w:r>
      <w:r>
        <w:rPr>
          <w:rFonts w:ascii="Times New Roman" w:hAnsi="Times New Roman" w:cs="Times New Roman"/>
          <w:b/>
        </w:rPr>
        <w:t xml:space="preserve">Tables </w:t>
      </w:r>
      <w:r>
        <w:rPr>
          <w:rFonts w:hint="eastAsia" w:ascii="Times New Roman" w:hAnsi="Times New Roman" w:cs="Times New Roman"/>
          <w:b/>
        </w:rPr>
        <w:t>S</w:t>
      </w:r>
      <w:r>
        <w:rPr>
          <w:rFonts w:ascii="Times New Roman" w:hAnsi="Times New Roman" w:cs="Times New Roman"/>
          <w:b/>
        </w:rPr>
        <w:t>1-S2</w:t>
      </w:r>
      <w:r>
        <w:rPr>
          <w:rFonts w:ascii="Times New Roman" w:hAnsi="Times New Roman" w:eastAsia="等线" w:cs="Times New Roman"/>
          <w:sz w:val="24"/>
          <w:szCs w:val="24"/>
        </w:rPr>
        <w:t>.</w:t>
      </w:r>
    </w:p>
    <w:p>
      <w:pPr>
        <w:pStyle w:val="3"/>
        <w:rPr>
          <w:rFonts w:ascii="Times New Roman" w:hAnsi="Times New Roman" w:cs="Times New Roman"/>
          <w:sz w:val="28"/>
          <w:szCs w:val="28"/>
        </w:rPr>
      </w:pPr>
      <w:r>
        <w:rPr>
          <w:rFonts w:ascii="Times New Roman" w:hAnsi="Times New Roman" w:cs="Times New Roman"/>
          <w:sz w:val="28"/>
          <w:szCs w:val="28"/>
        </w:rPr>
        <w:t>The calculation of F-score for different algorithms from two aspects</w:t>
      </w:r>
    </w:p>
    <w:p>
      <w:pPr>
        <w:spacing w:line="440" w:lineRule="exact"/>
        <w:rPr>
          <w:rFonts w:ascii="Times New Roman" w:hAnsi="Times New Roman" w:eastAsia="等线" w:cs="Times New Roman"/>
          <w:sz w:val="24"/>
          <w:szCs w:val="24"/>
        </w:rPr>
      </w:pPr>
      <w:r>
        <w:rPr>
          <w:rFonts w:ascii="Times New Roman" w:hAnsi="Times New Roman" w:eastAsia="等线" w:cs="Times New Roman"/>
          <w:sz w:val="24"/>
          <w:szCs w:val="24"/>
        </w:rPr>
        <w:t>Due to multi-modal EAs could provide multiple PDNBs while DNB algorithms and network controllability algorithms only provide one PDNB, thus we calculated the F-score of PDNB for identifying driver and biomarker genes from two aspects. One the one hand, we calculated the average F-score value of PDNB, which has F-score and the largest warning score among the all PDNBs of individual patient. On the other hand, we calculated the average F-score value of PDNBs, which has F-score among the all PDNBs of individual patient.</w:t>
      </w:r>
    </w:p>
    <w:p>
      <w:pPr>
        <w:spacing w:line="440" w:lineRule="exact"/>
        <w:ind w:firstLine="480" w:firstLineChars="200"/>
        <w:rPr>
          <w:rFonts w:ascii="Times New Roman" w:hAnsi="Times New Roman" w:cs="Times New Roman"/>
          <w:sz w:val="24"/>
          <w:szCs w:val="24"/>
          <w:shd w:val="clear" w:color="auto" w:fill="FFFFFF"/>
        </w:rPr>
      </w:pPr>
      <w:r>
        <w:rPr>
          <w:rFonts w:ascii="Times New Roman" w:hAnsi="Times New Roman" w:eastAsia="等线" w:cs="Times New Roman"/>
          <w:sz w:val="24"/>
          <w:szCs w:val="24"/>
        </w:rPr>
        <w:t xml:space="preserve">As show in the </w:t>
      </w:r>
      <w:r>
        <w:rPr>
          <w:rFonts w:ascii="Times New Roman" w:hAnsi="Times New Roman" w:eastAsia="等线" w:cs="Times New Roman"/>
          <w:b/>
          <w:bCs/>
          <w:sz w:val="24"/>
          <w:szCs w:val="24"/>
        </w:rPr>
        <w:t>Fig. S1</w:t>
      </w:r>
      <w:r>
        <w:rPr>
          <w:rFonts w:ascii="Times New Roman" w:hAnsi="Times New Roman" w:eastAsia="等线" w:cs="Times New Roman"/>
          <w:sz w:val="24"/>
          <w:szCs w:val="24"/>
        </w:rPr>
        <w:t>, we found the results from the two aspects have almost the same values. It should point out that DNB algorithms and network controllability algorithms only provide one PDNB, thus their F-score about two aspects have same value and the different between two aspects is among multi-modal EAs.</w:t>
      </w:r>
      <w:r>
        <w:rPr>
          <w:rFonts w:ascii="Times New Roman" w:hAnsi="Times New Roman" w:cs="Times New Roman"/>
          <w:sz w:val="24"/>
          <w:szCs w:val="24"/>
        </w:rPr>
        <w:t xml:space="preserve"> Therefore, we showed that the</w:t>
      </w:r>
      <w:r>
        <w:rPr>
          <w:rFonts w:hint="eastAsia" w:ascii="Times New Roman" w:hAnsi="Times New Roman" w:cs="Times New Roman"/>
          <w:sz w:val="24"/>
          <w:szCs w:val="24"/>
        </w:rPr>
        <w:t>ir</w:t>
      </w:r>
      <w:r>
        <w:rPr>
          <w:rFonts w:ascii="Times New Roman" w:hAnsi="Times New Roman" w:cs="Times New Roman"/>
          <w:sz w:val="24"/>
          <w:szCs w:val="24"/>
        </w:rPr>
        <w:t xml:space="preserve"> distribution of F-score</w:t>
      </w:r>
      <w:r>
        <w:rPr>
          <w:rFonts w:hint="eastAsia" w:ascii="Times New Roman" w:hAnsi="Times New Roman" w:cs="Times New Roman"/>
          <w:sz w:val="24"/>
          <w:szCs w:val="24"/>
        </w:rPr>
        <w:t xml:space="preserve"> for t</w:t>
      </w:r>
      <w:r>
        <w:rPr>
          <w:rFonts w:ascii="Times New Roman" w:hAnsi="Times New Roman" w:cs="Times New Roman"/>
          <w:sz w:val="24"/>
          <w:szCs w:val="24"/>
        </w:rPr>
        <w:t xml:space="preserve">he </w:t>
      </w:r>
      <w:r>
        <w:rPr>
          <w:rFonts w:hint="eastAsia" w:ascii="Times New Roman" w:hAnsi="Times New Roman" w:cs="Times New Roman"/>
          <w:sz w:val="24"/>
          <w:szCs w:val="24"/>
        </w:rPr>
        <w:t>PDNBs</w:t>
      </w:r>
      <w:r>
        <w:rPr>
          <w:rFonts w:ascii="Times New Roman" w:hAnsi="Times New Roman" w:cs="Times New Roman"/>
          <w:sz w:val="24"/>
          <w:szCs w:val="24"/>
        </w:rPr>
        <w:t xml:space="preserve"> detected by MMPDNB and distribution of</w:t>
      </w:r>
      <w:r>
        <w:rPr>
          <w:rFonts w:ascii="Times New Roman" w:hAnsi="Times New Roman" w:cs="Times New Roman"/>
          <w:i/>
          <w:iCs/>
          <w:sz w:val="24"/>
          <w:szCs w:val="24"/>
        </w:rPr>
        <w:t xml:space="preserve"> P</w:t>
      </w:r>
      <w:r>
        <w:rPr>
          <w:rFonts w:ascii="Times New Roman" w:hAnsi="Times New Roman" w:cs="Times New Roman"/>
          <w:sz w:val="24"/>
          <w:szCs w:val="24"/>
        </w:rPr>
        <w:t xml:space="preserve">-value for those F-score. From the </w:t>
      </w:r>
      <w:r>
        <w:rPr>
          <w:rFonts w:ascii="Times New Roman" w:hAnsi="Times New Roman" w:cs="Times New Roman"/>
          <w:b/>
          <w:bCs/>
          <w:sz w:val="24"/>
          <w:szCs w:val="24"/>
        </w:rPr>
        <w:t xml:space="preserve">Fig. S2-S3, </w:t>
      </w:r>
      <w:r>
        <w:rPr>
          <w:rFonts w:ascii="Times New Roman" w:hAnsi="Times New Roman" w:cs="Times New Roman"/>
          <w:sz w:val="24"/>
          <w:szCs w:val="24"/>
        </w:rPr>
        <w:t xml:space="preserve">we can find that </w:t>
      </w:r>
      <w:r>
        <w:rPr>
          <w:rFonts w:hint="eastAsia" w:ascii="Times New Roman" w:hAnsi="Times New Roman" w:cs="Times New Roman"/>
          <w:sz w:val="24"/>
          <w:szCs w:val="24"/>
        </w:rPr>
        <w:t xml:space="preserve">the </w:t>
      </w:r>
      <w:r>
        <w:rPr>
          <w:rFonts w:ascii="Times New Roman" w:hAnsi="Times New Roman" w:cs="Times New Roman"/>
          <w:sz w:val="24"/>
          <w:szCs w:val="24"/>
        </w:rPr>
        <w:t xml:space="preserve">distribution of </w:t>
      </w:r>
      <w:r>
        <w:rPr>
          <w:rFonts w:ascii="Times New Roman" w:hAnsi="Times New Roman" w:cs="Times New Roman"/>
          <w:color w:val="000000" w:themeColor="text1"/>
          <w:sz w:val="24"/>
          <w:szCs w:val="24"/>
          <w:shd w:val="clear" w:color="auto" w:fill="FFFFFF"/>
        </w:rPr>
        <w:t>F-score</w:t>
      </w:r>
      <w:r>
        <w:rPr>
          <w:rFonts w:hint="eastAsia"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 xml:space="preserve">and </w:t>
      </w:r>
      <w:r>
        <w:rPr>
          <w:rFonts w:ascii="Times New Roman" w:hAnsi="Times New Roman" w:cs="Times New Roman"/>
          <w:i/>
          <w:iCs/>
          <w:color w:val="000000" w:themeColor="text1"/>
          <w:sz w:val="24"/>
          <w:szCs w:val="24"/>
          <w:shd w:val="clear" w:color="auto" w:fill="FFFFFF"/>
        </w:rPr>
        <w:t>P</w:t>
      </w:r>
      <w:r>
        <w:rPr>
          <w:rFonts w:ascii="Times New Roman" w:hAnsi="Times New Roman" w:cs="Times New Roman"/>
          <w:color w:val="000000" w:themeColor="text1"/>
          <w:sz w:val="24"/>
          <w:szCs w:val="24"/>
          <w:shd w:val="clear" w:color="auto" w:fill="FFFFFF"/>
        </w:rPr>
        <w:t>-value from two aspects</w:t>
      </w:r>
      <w:r>
        <w:rPr>
          <w:rFonts w:hint="eastAsia" w:ascii="Times New Roman" w:hAnsi="Times New Roman" w:cs="Times New Roman"/>
          <w:color w:val="000000" w:themeColor="text1"/>
          <w:sz w:val="24"/>
          <w:szCs w:val="24"/>
          <w:shd w:val="clear" w:color="auto" w:fill="FFFFFF"/>
        </w:rPr>
        <w:t xml:space="preserve"> </w:t>
      </w:r>
      <w:r>
        <w:rPr>
          <w:rFonts w:ascii="Times New Roman" w:hAnsi="Times New Roman" w:cs="Times New Roman"/>
          <w:sz w:val="24"/>
          <w:szCs w:val="24"/>
        </w:rPr>
        <w:t>are close</w:t>
      </w:r>
      <w:r>
        <w:rPr>
          <w:rFonts w:hint="eastAsia" w:ascii="Times New Roman" w:hAnsi="Times New Roman" w:cs="Times New Roman"/>
          <w:sz w:val="24"/>
          <w:szCs w:val="24"/>
        </w:rPr>
        <w:t xml:space="preserve"> </w:t>
      </w:r>
      <w:r>
        <w:rPr>
          <w:rFonts w:ascii="Times New Roman" w:hAnsi="Times New Roman" w:cs="Times New Roman"/>
          <w:sz w:val="24"/>
          <w:szCs w:val="24"/>
        </w:rPr>
        <w:t>on BRCA</w:t>
      </w:r>
      <w:r>
        <w:rPr>
          <w:rFonts w:hint="eastAsia" w:ascii="Times New Roman" w:hAnsi="Times New Roman" w:cs="Times New Roman"/>
          <w:sz w:val="24"/>
          <w:szCs w:val="24"/>
        </w:rPr>
        <w:t>, LUSC</w:t>
      </w:r>
      <w:r>
        <w:rPr>
          <w:rFonts w:ascii="Times New Roman" w:hAnsi="Times New Roman" w:cs="Times New Roman"/>
          <w:sz w:val="24"/>
          <w:szCs w:val="24"/>
        </w:rPr>
        <w:t xml:space="preserve"> and LUAD.</w:t>
      </w:r>
      <w:r>
        <w:rPr>
          <w:rFonts w:ascii="Times New Roman" w:hAnsi="Times New Roman" w:cs="Times New Roman"/>
          <w:sz w:val="24"/>
          <w:szCs w:val="24"/>
          <w:shd w:val="clear" w:color="auto" w:fill="FFFFFF"/>
        </w:rPr>
        <w:t xml:space="preserve"> Therefore, the average F-score value of PDNB with the maximum score and the average F-score value of the set of Pareto optimal PDNBs have almost the same values, thus we only compared all PDNBs provided by each algorithm to identify driver and biomarker genes in the submitted manuscript.</w:t>
      </w:r>
    </w:p>
    <w:p>
      <w:pPr>
        <w:pStyle w:val="3"/>
        <w:rPr>
          <w:rFonts w:ascii="Times New Roman" w:hAnsi="Times New Roman" w:cs="Times New Roman"/>
          <w:sz w:val="28"/>
          <w:szCs w:val="28"/>
        </w:rPr>
      </w:pPr>
      <w:r>
        <w:rPr>
          <w:rFonts w:ascii="Times New Roman" w:hAnsi="Times New Roman" w:cs="Times New Roman"/>
          <w:sz w:val="28"/>
          <w:szCs w:val="28"/>
        </w:rPr>
        <w:t>The analysis of F-score for PDNB identified by MMPDNB</w:t>
      </w:r>
    </w:p>
    <w:p>
      <w:pPr>
        <w:spacing w:line="440" w:lineRule="exact"/>
        <w:rPr>
          <w:rFonts w:ascii="Times New Roman" w:hAnsi="Times New Roman" w:cs="Times New Roman"/>
          <w:color w:val="000000" w:themeColor="text1"/>
          <w:sz w:val="24"/>
          <w:szCs w:val="24"/>
          <w:shd w:val="clear" w:color="auto" w:fill="FFFFFF"/>
        </w:rPr>
      </w:pPr>
      <w:r>
        <w:rPr>
          <w:rFonts w:ascii="Times New Roman" w:hAnsi="Times New Roman" w:cs="Times New Roman"/>
          <w:sz w:val="24"/>
          <w:szCs w:val="24"/>
        </w:rPr>
        <w:t>For the F-scores of PDNB in identifying driver and biomarker genes are around 0.07 and 0.03, we</w:t>
      </w:r>
      <w:r>
        <w:rPr>
          <w:rFonts w:ascii="Times New Roman" w:hAnsi="Times New Roman" w:cs="Times New Roman"/>
          <w:color w:val="000000" w:themeColor="text1"/>
          <w:sz w:val="24"/>
          <w:szCs w:val="24"/>
        </w:rPr>
        <w:t xml:space="preserve"> calculated the average precision, average recall and average F-score of all PDNB modules by considering cancer tissue specific driver genes and biomarkers as gold standard</w:t>
      </w:r>
      <w:r>
        <w:rPr>
          <w:rFonts w:hint="eastAsia" w:ascii="Times New Roman" w:hAnsi="Times New Roman" w:cs="Times New Roman"/>
          <w:color w:val="000000" w:themeColor="text1"/>
          <w:sz w:val="24"/>
          <w:szCs w:val="24"/>
        </w:rPr>
        <w:t>s (</w:t>
      </w:r>
      <w:r>
        <w:rPr>
          <w:rFonts w:ascii="Times New Roman" w:hAnsi="Times New Roman" w:cs="Times New Roman"/>
          <w:b/>
          <w:bCs/>
          <w:color w:val="000000" w:themeColor="text1"/>
          <w:sz w:val="24"/>
          <w:szCs w:val="24"/>
        </w:rPr>
        <w:t>Fig</w:t>
      </w:r>
      <w:r>
        <w:rPr>
          <w:rFonts w:hint="eastAsia" w:ascii="Times New Roman" w:hAnsi="Times New Roman" w:cs="Times New Roman"/>
          <w:b/>
          <w:bCs/>
          <w:color w:val="000000" w:themeColor="text1"/>
          <w:sz w:val="24"/>
          <w:szCs w:val="24"/>
        </w:rPr>
        <w:t>s</w:t>
      </w:r>
      <w:r>
        <w:rPr>
          <w:rFonts w:ascii="Times New Roman" w:hAnsi="Times New Roman" w:cs="Times New Roman"/>
          <w:b/>
          <w:bCs/>
          <w:color w:val="000000" w:themeColor="text1"/>
          <w:sz w:val="24"/>
          <w:szCs w:val="24"/>
        </w:rPr>
        <w:t>.S4</w:t>
      </w:r>
      <w:r>
        <w:rPr>
          <w:rFonts w:hint="eastAsia" w:ascii="Times New Roman" w:hAnsi="Times New Roman" w:cs="Times New Roman"/>
          <w:b/>
          <w:bCs/>
          <w:color w:val="000000" w:themeColor="text1"/>
          <w:sz w:val="24"/>
          <w:szCs w:val="24"/>
        </w:rPr>
        <w:t>-</w:t>
      </w:r>
      <w:r>
        <w:rPr>
          <w:rFonts w:ascii="Times New Roman" w:hAnsi="Times New Roman" w:cs="Times New Roman"/>
          <w:b/>
          <w:bCs/>
          <w:color w:val="000000" w:themeColor="text1"/>
          <w:sz w:val="24"/>
          <w:szCs w:val="24"/>
        </w:rPr>
        <w:t>S5</w:t>
      </w:r>
      <w:r>
        <w:rPr>
          <w:rFonts w:hint="eastAsia"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From the </w:t>
      </w:r>
      <w:r>
        <w:rPr>
          <w:rFonts w:hint="eastAsia" w:ascii="Times New Roman" w:hAnsi="Times New Roman" w:cs="Times New Roman"/>
          <w:color w:val="000000" w:themeColor="text1"/>
          <w:sz w:val="24"/>
          <w:szCs w:val="24"/>
        </w:rPr>
        <w:t xml:space="preserve">results of </w:t>
      </w:r>
      <w:r>
        <w:rPr>
          <w:rFonts w:ascii="Times New Roman" w:hAnsi="Times New Roman" w:cs="Times New Roman"/>
          <w:b/>
          <w:bCs/>
          <w:color w:val="000000" w:themeColor="text1"/>
          <w:sz w:val="24"/>
          <w:szCs w:val="24"/>
        </w:rPr>
        <w:t>Fig</w:t>
      </w:r>
      <w:r>
        <w:rPr>
          <w:rFonts w:hint="eastAsia" w:ascii="Times New Roman" w:hAnsi="Times New Roman" w:cs="Times New Roman"/>
          <w:b/>
          <w:bCs/>
          <w:color w:val="000000" w:themeColor="text1"/>
          <w:sz w:val="24"/>
          <w:szCs w:val="24"/>
        </w:rPr>
        <w:t>s</w:t>
      </w:r>
      <w:r>
        <w:rPr>
          <w:rFonts w:ascii="Times New Roman" w:hAnsi="Times New Roman" w:cs="Times New Roman"/>
          <w:b/>
          <w:bCs/>
          <w:color w:val="000000" w:themeColor="text1"/>
          <w:sz w:val="24"/>
          <w:szCs w:val="24"/>
        </w:rPr>
        <w:t>. S4</w:t>
      </w:r>
      <w:r>
        <w:rPr>
          <w:rFonts w:hint="eastAsia" w:ascii="Times New Roman" w:hAnsi="Times New Roman" w:cs="Times New Roman"/>
          <w:b/>
          <w:bCs/>
          <w:color w:val="000000" w:themeColor="text1"/>
          <w:sz w:val="24"/>
          <w:szCs w:val="24"/>
        </w:rPr>
        <w:t>-</w:t>
      </w:r>
      <w:r>
        <w:rPr>
          <w:rFonts w:ascii="Times New Roman" w:hAnsi="Times New Roman" w:cs="Times New Roman"/>
          <w:b/>
          <w:bCs/>
          <w:color w:val="000000" w:themeColor="text1"/>
          <w:sz w:val="24"/>
          <w:szCs w:val="24"/>
        </w:rPr>
        <w:t>S5</w:t>
      </w:r>
      <w:r>
        <w:rPr>
          <w:rFonts w:ascii="Times New Roman" w:hAnsi="Times New Roman" w:cs="Times New Roman"/>
          <w:color w:val="000000" w:themeColor="text1"/>
          <w:sz w:val="24"/>
          <w:szCs w:val="24"/>
        </w:rPr>
        <w:t xml:space="preserve">, it can be seen that for the four multi-modal EAs, the average recall of the multi-modal evolutionary algorithm is smaller than DNB algorithms and network controllability algorithms, but the precision is higher. </w:t>
      </w:r>
      <w:r>
        <w:rPr>
          <w:rFonts w:ascii="Times New Roman" w:hAnsi="Times New Roman" w:cs="Times New Roman"/>
          <w:color w:val="000000" w:themeColor="text1"/>
          <w:sz w:val="24"/>
          <w:szCs w:val="24"/>
          <w:shd w:val="clear" w:color="auto" w:fill="FFFFFF"/>
        </w:rPr>
        <w:t xml:space="preserve">According to the analysis, we found that it was caused by a smaller recall. </w:t>
      </w:r>
    </w:p>
    <w:p>
      <w:pPr>
        <w:spacing w:line="440" w:lineRule="exact"/>
        <w:ind w:firstLine="480" w:firstLineChars="20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Specifically, for MMPDNB and MP-MMEA, due to the objective function 2, the number of genes </w:t>
      </w:r>
      <w:r>
        <w:rPr>
          <w:rFonts w:hint="eastAsia" w:ascii="Times New Roman" w:hAnsi="Times New Roman" w:cs="Times New Roman"/>
          <w:color w:val="000000" w:themeColor="text1"/>
          <w:sz w:val="24"/>
          <w:szCs w:val="24"/>
          <w:shd w:val="clear" w:color="auto" w:fill="FFFFFF"/>
        </w:rPr>
        <w:t>for</w:t>
      </w:r>
      <w:r>
        <w:rPr>
          <w:rFonts w:ascii="Times New Roman" w:hAnsi="Times New Roman" w:cs="Times New Roman"/>
          <w:color w:val="000000" w:themeColor="text1"/>
          <w:sz w:val="24"/>
          <w:szCs w:val="24"/>
          <w:shd w:val="clear" w:color="auto" w:fill="FFFFFF"/>
        </w:rPr>
        <w:t xml:space="preserve"> PDNB </w:t>
      </w:r>
      <w:r>
        <w:rPr>
          <w:rFonts w:hint="eastAsia" w:ascii="Times New Roman" w:hAnsi="Times New Roman" w:cs="Times New Roman"/>
          <w:color w:val="000000" w:themeColor="text1"/>
          <w:sz w:val="24"/>
          <w:szCs w:val="24"/>
          <w:shd w:val="clear" w:color="auto" w:fill="FFFFFF"/>
        </w:rPr>
        <w:t>generally</w:t>
      </w:r>
      <w:r>
        <w:rPr>
          <w:rFonts w:ascii="Times New Roman" w:hAnsi="Times New Roman" w:cs="Times New Roman"/>
          <w:color w:val="000000" w:themeColor="text1"/>
          <w:sz w:val="24"/>
          <w:szCs w:val="24"/>
          <w:shd w:val="clear" w:color="auto" w:fill="FFFFFF"/>
        </w:rPr>
        <w:t xml:space="preserve"> </w:t>
      </w:r>
      <w:r>
        <w:rPr>
          <w:rFonts w:hint="eastAsia" w:ascii="Times New Roman" w:hAnsi="Times New Roman" w:cs="Times New Roman"/>
          <w:color w:val="000000" w:themeColor="text1"/>
          <w:sz w:val="24"/>
          <w:szCs w:val="24"/>
          <w:shd w:val="clear" w:color="auto" w:fill="FFFFFF"/>
        </w:rPr>
        <w:t>is</w:t>
      </w:r>
      <w:r>
        <w:rPr>
          <w:rFonts w:ascii="Times New Roman" w:hAnsi="Times New Roman" w:cs="Times New Roman"/>
          <w:color w:val="000000" w:themeColor="text1"/>
          <w:sz w:val="24"/>
          <w:szCs w:val="24"/>
          <w:shd w:val="clear" w:color="auto" w:fill="FFFFFF"/>
        </w:rPr>
        <w:t xml:space="preserve"> small, </w:t>
      </w:r>
      <w:r>
        <w:rPr>
          <w:rFonts w:hint="eastAsia" w:ascii="Times New Roman" w:hAnsi="Times New Roman" w:cs="Times New Roman"/>
          <w:color w:val="000000" w:themeColor="text1"/>
          <w:sz w:val="24"/>
          <w:szCs w:val="24"/>
          <w:shd w:val="clear" w:color="auto" w:fill="FFFFFF"/>
        </w:rPr>
        <w:t>thus</w:t>
      </w:r>
      <w:r>
        <w:rPr>
          <w:rFonts w:ascii="Times New Roman" w:hAnsi="Times New Roman" w:cs="Times New Roman"/>
          <w:color w:val="000000" w:themeColor="text1"/>
          <w:sz w:val="24"/>
          <w:szCs w:val="24"/>
          <w:shd w:val="clear" w:color="auto" w:fill="FFFFFF"/>
        </w:rPr>
        <w:t xml:space="preserve"> </w:t>
      </w:r>
      <w:r>
        <w:rPr>
          <w:rFonts w:hint="eastAsia" w:ascii="Times New Roman" w:hAnsi="Times New Roman" w:cs="Times New Roman"/>
          <w:color w:val="000000" w:themeColor="text1"/>
          <w:sz w:val="24"/>
          <w:szCs w:val="24"/>
          <w:shd w:val="clear" w:color="auto" w:fill="FFFFFF"/>
        </w:rPr>
        <w:t>the</w:t>
      </w:r>
      <w:r>
        <w:rPr>
          <w:rFonts w:ascii="Times New Roman" w:hAnsi="Times New Roman" w:cs="Times New Roman"/>
          <w:color w:val="000000" w:themeColor="text1"/>
          <w:sz w:val="24"/>
          <w:szCs w:val="24"/>
          <w:shd w:val="clear" w:color="auto" w:fill="FFFFFF"/>
        </w:rPr>
        <w:t xml:space="preserve"> probability of identifying the correct driver and biomarker gene is also small. T</w:t>
      </w:r>
      <w:r>
        <w:rPr>
          <w:rFonts w:hint="eastAsia" w:ascii="Times New Roman" w:hAnsi="Times New Roman" w:cs="Times New Roman"/>
          <w:color w:val="000000" w:themeColor="text1"/>
          <w:sz w:val="24"/>
          <w:szCs w:val="24"/>
          <w:shd w:val="clear" w:color="auto" w:fill="FFFFFF"/>
        </w:rPr>
        <w:t>herefore</w:t>
      </w:r>
      <w:r>
        <w:rPr>
          <w:rFonts w:ascii="Times New Roman" w:hAnsi="Times New Roman" w:cs="Times New Roman"/>
          <w:color w:val="000000" w:themeColor="text1"/>
          <w:sz w:val="24"/>
          <w:szCs w:val="24"/>
          <w:shd w:val="clear" w:color="auto" w:fill="FFFFFF"/>
        </w:rPr>
        <w:t>, MMPDNB and MP-MMEA have higher precision but lower recall.</w:t>
      </w:r>
      <w:r>
        <w:rPr>
          <w:rFonts w:hint="eastAsia"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 xml:space="preserve">For MO_Ring_PSO_SCD and DN-NSGA-II, their optimization ability is not enough </w:t>
      </w:r>
      <w:r>
        <w:rPr>
          <w:rFonts w:hint="eastAsia" w:ascii="Times New Roman" w:hAnsi="Times New Roman" w:cs="Times New Roman"/>
          <w:color w:val="000000" w:themeColor="text1"/>
          <w:sz w:val="24"/>
          <w:szCs w:val="24"/>
          <w:shd w:val="clear" w:color="auto" w:fill="FFFFFF"/>
        </w:rPr>
        <w:t>for</w:t>
      </w:r>
      <w:r>
        <w:rPr>
          <w:rFonts w:ascii="Times New Roman" w:hAnsi="Times New Roman" w:cs="Times New Roman"/>
          <w:color w:val="000000" w:themeColor="text1"/>
          <w:sz w:val="24"/>
          <w:szCs w:val="24"/>
          <w:shd w:val="clear" w:color="auto" w:fill="FFFFFF"/>
        </w:rPr>
        <w:t xml:space="preserve"> </w:t>
      </w:r>
      <w:r>
        <w:rPr>
          <w:rFonts w:hint="eastAsia" w:ascii="Times New Roman" w:hAnsi="Times New Roman" w:cs="Times New Roman"/>
          <w:color w:val="000000" w:themeColor="text1"/>
          <w:sz w:val="24"/>
          <w:szCs w:val="24"/>
          <w:shd w:val="clear" w:color="auto" w:fill="FFFFFF"/>
        </w:rPr>
        <w:t>this</w:t>
      </w:r>
      <w:r>
        <w:rPr>
          <w:rFonts w:ascii="Times New Roman" w:hAnsi="Times New Roman" w:cs="Times New Roman"/>
          <w:color w:val="000000" w:themeColor="text1"/>
          <w:sz w:val="24"/>
          <w:szCs w:val="24"/>
          <w:shd w:val="clear" w:color="auto" w:fill="FFFFFF"/>
        </w:rPr>
        <w:t xml:space="preserve"> </w:t>
      </w:r>
      <w:r>
        <w:rPr>
          <w:rFonts w:hint="eastAsia" w:ascii="Times New Roman" w:hAnsi="Times New Roman" w:cs="Times New Roman"/>
          <w:color w:val="000000" w:themeColor="text1"/>
          <w:sz w:val="24"/>
          <w:szCs w:val="24"/>
          <w:shd w:val="clear" w:color="auto" w:fill="FFFFFF"/>
        </w:rPr>
        <w:t>problem</w:t>
      </w:r>
      <w:r>
        <w:rPr>
          <w:rFonts w:ascii="Times New Roman" w:hAnsi="Times New Roman" w:cs="Times New Roman"/>
          <w:color w:val="000000" w:themeColor="text1"/>
          <w:sz w:val="24"/>
          <w:szCs w:val="24"/>
          <w:shd w:val="clear" w:color="auto" w:fill="FFFFFF"/>
        </w:rPr>
        <w:t>, so they cannot find PDNBs with small number of genes but large early warning score. I</w:t>
      </w:r>
      <w:r>
        <w:rPr>
          <w:rFonts w:hint="eastAsia" w:ascii="Times New Roman" w:hAnsi="Times New Roman" w:cs="Times New Roman"/>
          <w:color w:val="000000" w:themeColor="text1"/>
          <w:sz w:val="24"/>
          <w:szCs w:val="24"/>
          <w:shd w:val="clear" w:color="auto" w:fill="FFFFFF"/>
        </w:rPr>
        <w:t>n</w:t>
      </w:r>
      <w:r>
        <w:rPr>
          <w:rFonts w:ascii="Times New Roman" w:hAnsi="Times New Roman" w:cs="Times New Roman"/>
          <w:color w:val="000000" w:themeColor="text1"/>
          <w:sz w:val="24"/>
          <w:szCs w:val="24"/>
          <w:shd w:val="clear" w:color="auto" w:fill="FFFFFF"/>
        </w:rPr>
        <w:t xml:space="preserve"> </w:t>
      </w:r>
      <w:r>
        <w:rPr>
          <w:rFonts w:hint="eastAsia" w:ascii="Times New Roman" w:hAnsi="Times New Roman" w:cs="Times New Roman"/>
          <w:color w:val="000000" w:themeColor="text1"/>
          <w:sz w:val="24"/>
          <w:szCs w:val="24"/>
          <w:shd w:val="clear" w:color="auto" w:fill="FFFFFF"/>
        </w:rPr>
        <w:t>addition，</w:t>
      </w:r>
      <w:r>
        <w:rPr>
          <w:rFonts w:ascii="Times New Roman" w:hAnsi="Times New Roman" w:cs="Times New Roman"/>
          <w:color w:val="000000" w:themeColor="text1"/>
          <w:sz w:val="24"/>
          <w:szCs w:val="24"/>
          <w:shd w:val="clear" w:color="auto" w:fill="FFFFFF"/>
        </w:rPr>
        <w:t>PDNB</w:t>
      </w:r>
      <w:r>
        <w:rPr>
          <w:rFonts w:hint="eastAsia" w:ascii="Times New Roman" w:hAnsi="Times New Roman" w:cs="Times New Roman"/>
          <w:color w:val="000000" w:themeColor="text1"/>
          <w:sz w:val="24"/>
          <w:szCs w:val="24"/>
          <w:shd w:val="clear" w:color="auto" w:fill="FFFFFF"/>
        </w:rPr>
        <w:t>s</w:t>
      </w:r>
      <w:r>
        <w:rPr>
          <w:rFonts w:ascii="Times New Roman" w:hAnsi="Times New Roman" w:cs="Times New Roman"/>
          <w:color w:val="000000" w:themeColor="text1"/>
          <w:sz w:val="24"/>
          <w:szCs w:val="24"/>
          <w:shd w:val="clear" w:color="auto" w:fill="FFFFFF"/>
        </w:rPr>
        <w:t xml:space="preserve"> identified by DNB algorithms and network controllability algorithms </w:t>
      </w:r>
      <w:r>
        <w:rPr>
          <w:rFonts w:hint="eastAsia" w:ascii="Times New Roman" w:hAnsi="Times New Roman" w:cs="Times New Roman"/>
          <w:color w:val="000000" w:themeColor="text1"/>
          <w:sz w:val="24"/>
          <w:szCs w:val="24"/>
          <w:shd w:val="clear" w:color="auto" w:fill="FFFFFF"/>
        </w:rPr>
        <w:t>have</w:t>
      </w:r>
      <w:r>
        <w:rPr>
          <w:rFonts w:ascii="Times New Roman" w:hAnsi="Times New Roman" w:cs="Times New Roman"/>
          <w:color w:val="000000" w:themeColor="text1"/>
          <w:sz w:val="24"/>
          <w:szCs w:val="24"/>
          <w:shd w:val="clear" w:color="auto" w:fill="FFFFFF"/>
        </w:rPr>
        <w:t xml:space="preserve"> large</w:t>
      </w:r>
      <w:r>
        <w:rPr>
          <w:rFonts w:hint="eastAsia" w:ascii="Times New Roman" w:hAnsi="Times New Roman" w:cs="Times New Roman"/>
          <w:color w:val="000000" w:themeColor="text1"/>
          <w:sz w:val="24"/>
          <w:szCs w:val="24"/>
          <w:shd w:val="clear" w:color="auto" w:fill="FFFFFF"/>
        </w:rPr>
        <w:t>r</w:t>
      </w:r>
      <w:r>
        <w:rPr>
          <w:rFonts w:ascii="Times New Roman" w:hAnsi="Times New Roman" w:cs="Times New Roman"/>
          <w:color w:val="000000" w:themeColor="text1"/>
          <w:sz w:val="24"/>
          <w:szCs w:val="24"/>
          <w:shd w:val="clear" w:color="auto" w:fill="FFFFFF"/>
        </w:rPr>
        <w:t xml:space="preserve"> gene numbers, which leads to driver and biomarker genes</w:t>
      </w:r>
      <w:r>
        <w:rPr>
          <w:rFonts w:hint="eastAsia" w:ascii="Times New Roman" w:hAnsi="Times New Roman" w:cs="Times New Roman"/>
          <w:color w:val="000000" w:themeColor="text1"/>
          <w:sz w:val="24"/>
          <w:szCs w:val="24"/>
          <w:shd w:val="clear" w:color="auto" w:fill="FFFFFF"/>
        </w:rPr>
        <w:t xml:space="preserve"> are</w:t>
      </w:r>
      <w:r>
        <w:rPr>
          <w:rFonts w:ascii="Times New Roman" w:hAnsi="Times New Roman" w:cs="Times New Roman"/>
          <w:color w:val="000000" w:themeColor="text1"/>
          <w:sz w:val="24"/>
          <w:szCs w:val="24"/>
          <w:shd w:val="clear" w:color="auto" w:fill="FFFFFF"/>
        </w:rPr>
        <w:t xml:space="preserve"> selected</w:t>
      </w:r>
      <w:r>
        <w:rPr>
          <w:rFonts w:hint="eastAsia" w:ascii="Times New Roman" w:hAnsi="Times New Roman" w:cs="Times New Roman"/>
          <w:color w:val="000000" w:themeColor="text1"/>
          <w:sz w:val="24"/>
          <w:szCs w:val="24"/>
          <w:shd w:val="clear" w:color="auto" w:fill="FFFFFF"/>
        </w:rPr>
        <w:t xml:space="preserve"> with</w:t>
      </w:r>
      <w:r>
        <w:rPr>
          <w:rFonts w:ascii="Times New Roman" w:hAnsi="Times New Roman" w:cs="Times New Roman"/>
          <w:color w:val="000000" w:themeColor="text1"/>
          <w:sz w:val="24"/>
          <w:szCs w:val="24"/>
          <w:shd w:val="clear" w:color="auto" w:fill="FFFFFF"/>
        </w:rPr>
        <w:t xml:space="preserve"> </w:t>
      </w:r>
      <w:r>
        <w:rPr>
          <w:rFonts w:hint="eastAsia" w:ascii="Times New Roman" w:hAnsi="Times New Roman" w:cs="Times New Roman"/>
          <w:color w:val="000000" w:themeColor="text1"/>
          <w:sz w:val="24"/>
          <w:szCs w:val="24"/>
          <w:shd w:val="clear" w:color="auto" w:fill="FFFFFF"/>
        </w:rPr>
        <w:t>the</w:t>
      </w:r>
      <w:r>
        <w:rPr>
          <w:rFonts w:ascii="Times New Roman" w:hAnsi="Times New Roman" w:cs="Times New Roman"/>
          <w:color w:val="000000" w:themeColor="text1"/>
          <w:sz w:val="24"/>
          <w:szCs w:val="24"/>
          <w:shd w:val="clear" w:color="auto" w:fill="FFFFFF"/>
        </w:rPr>
        <w:t xml:space="preserve"> high</w:t>
      </w:r>
      <w:r>
        <w:rPr>
          <w:rFonts w:hint="eastAsia" w:ascii="Times New Roman" w:hAnsi="Times New Roman" w:cs="Times New Roman"/>
          <w:color w:val="000000" w:themeColor="text1"/>
          <w:sz w:val="24"/>
          <w:szCs w:val="24"/>
          <w:shd w:val="clear" w:color="auto" w:fill="FFFFFF"/>
        </w:rPr>
        <w:t>er</w:t>
      </w:r>
      <w:r>
        <w:rPr>
          <w:rFonts w:ascii="Times New Roman" w:hAnsi="Times New Roman" w:cs="Times New Roman"/>
          <w:color w:val="000000" w:themeColor="text1"/>
          <w:sz w:val="24"/>
          <w:szCs w:val="24"/>
          <w:shd w:val="clear" w:color="auto" w:fill="FFFFFF"/>
        </w:rPr>
        <w:t xml:space="preserve"> probability. But in general, MMPDNB and MP-MMEA which have optimization ability, perform better in identifying driver and biomarker genes (</w:t>
      </w:r>
      <w:r>
        <w:rPr>
          <w:rFonts w:ascii="Times New Roman" w:hAnsi="Times New Roman" w:cs="Times New Roman"/>
          <w:b/>
          <w:bCs/>
          <w:color w:val="000000" w:themeColor="text1"/>
          <w:sz w:val="24"/>
          <w:szCs w:val="24"/>
        </w:rPr>
        <w:t>Fig</w:t>
      </w:r>
      <w:r>
        <w:rPr>
          <w:rFonts w:hint="eastAsia" w:ascii="Times New Roman" w:hAnsi="Times New Roman" w:cs="Times New Roman"/>
          <w:b/>
          <w:bCs/>
          <w:color w:val="000000" w:themeColor="text1"/>
          <w:sz w:val="24"/>
          <w:szCs w:val="24"/>
        </w:rPr>
        <w:t>s</w:t>
      </w:r>
      <w:r>
        <w:rPr>
          <w:rFonts w:ascii="Times New Roman" w:hAnsi="Times New Roman" w:cs="Times New Roman"/>
          <w:b/>
          <w:bCs/>
          <w:color w:val="000000" w:themeColor="text1"/>
          <w:sz w:val="24"/>
          <w:szCs w:val="24"/>
        </w:rPr>
        <w:t>. S4C</w:t>
      </w:r>
      <w:r>
        <w:rPr>
          <w:rFonts w:hint="eastAsia" w:ascii="Times New Roman" w:hAnsi="Times New Roman" w:cs="Times New Roman"/>
          <w:b/>
          <w:bCs/>
          <w:color w:val="000000" w:themeColor="text1"/>
          <w:sz w:val="24"/>
          <w:szCs w:val="24"/>
        </w:rPr>
        <w:t>-</w:t>
      </w:r>
      <w:r>
        <w:rPr>
          <w:rFonts w:ascii="Times New Roman" w:hAnsi="Times New Roman" w:cs="Times New Roman"/>
          <w:b/>
          <w:bCs/>
          <w:color w:val="000000" w:themeColor="text1"/>
          <w:sz w:val="24"/>
          <w:szCs w:val="24"/>
        </w:rPr>
        <w:t>S5C)</w:t>
      </w:r>
      <w:r>
        <w:rPr>
          <w:rFonts w:hint="eastAsia" w:ascii="Times New Roman" w:hAnsi="Times New Roman" w:cs="Times New Roman"/>
          <w:color w:val="000000" w:themeColor="text1"/>
          <w:sz w:val="24"/>
          <w:szCs w:val="24"/>
          <w:shd w:val="clear" w:color="auto" w:fill="FFFFFF"/>
        </w:rPr>
        <w:t>.</w:t>
      </w:r>
    </w:p>
    <w:p>
      <w:pPr>
        <w:pStyle w:val="3"/>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The reason why MMPDNB can generate the biggest F-score in some cancer</w:t>
      </w:r>
    </w:p>
    <w:p>
      <w:pPr>
        <w:spacing w:line="440" w:lineRule="exact"/>
        <w:ind w:firstLine="480" w:firstLineChars="200"/>
        <w:rPr>
          <w:rFonts w:ascii="Times New Roman" w:hAnsi="Times New Roman" w:cs="Times New Roman"/>
          <w:sz w:val="24"/>
          <w:szCs w:val="24"/>
        </w:rPr>
      </w:pPr>
      <w:r>
        <w:rPr>
          <w:rFonts w:ascii="Times New Roman" w:hAnsi="Times New Roman" w:cs="Times New Roman"/>
          <w:sz w:val="24"/>
          <w:szCs w:val="24"/>
        </w:rPr>
        <w:t xml:space="preserve">According to the </w:t>
      </w:r>
      <w:r>
        <w:rPr>
          <w:rFonts w:ascii="Times New Roman" w:hAnsi="Times New Roman" w:cs="Times New Roman"/>
          <w:b/>
          <w:bCs/>
          <w:sz w:val="24"/>
          <w:szCs w:val="24"/>
        </w:rPr>
        <w:t>Figs.S4C-S5C</w:t>
      </w:r>
      <w:r>
        <w:rPr>
          <w:rFonts w:ascii="Times New Roman" w:hAnsi="Times New Roman" w:cs="Times New Roman"/>
          <w:sz w:val="24"/>
          <w:szCs w:val="24"/>
        </w:rPr>
        <w:t>, we found that MMPDNB cannot generate the biggest F-score for identifying driver and biomarker genes in some cancer. The reason why</w:t>
      </w:r>
      <w:r>
        <w:rPr>
          <w:rFonts w:ascii="Times New Roman" w:hAnsi="Times New Roman" w:cs="Times New Roman"/>
          <w:sz w:val="24"/>
          <w:szCs w:val="24"/>
          <w:shd w:val="clear" w:color="auto" w:fill="FFFFFF"/>
        </w:rPr>
        <w:t xml:space="preserve"> MMPDNB </w:t>
      </w:r>
      <w:r>
        <w:rPr>
          <w:rFonts w:ascii="Times New Roman" w:hAnsi="Times New Roman" w:cs="Times New Roman"/>
          <w:sz w:val="24"/>
          <w:szCs w:val="24"/>
        </w:rPr>
        <w:t xml:space="preserve">cannot generate the largest F-score in some cancers is </w:t>
      </w:r>
      <w:r>
        <w:rPr>
          <w:rFonts w:ascii="Times New Roman" w:hAnsi="Times New Roman" w:cs="Times New Roman"/>
          <w:sz w:val="24"/>
          <w:szCs w:val="24"/>
          <w:shd w:val="clear" w:color="auto" w:fill="FFFFFF"/>
        </w:rPr>
        <w:t xml:space="preserve">the number of genes in most PDNBs provided by MP-MMEA and DFVS was smaller than MMPDNB’s (i.e., </w:t>
      </w:r>
      <w:r>
        <w:rPr>
          <w:rFonts w:ascii="Times New Roman" w:hAnsi="Times New Roman" w:cs="Times New Roman"/>
          <w:sz w:val="24"/>
          <w:szCs w:val="24"/>
        </w:rPr>
        <w:t>the number of genes in BRCA patients’ PDNB identified by DFVS usually are 3-5, while the number of driver gene are same as MMPDNB</w:t>
      </w:r>
      <w:r>
        <w:rPr>
          <w:rFonts w:ascii="Times New Roman" w:hAnsi="Times New Roman" w:cs="Times New Roman"/>
          <w:sz w:val="24"/>
          <w:szCs w:val="24"/>
          <w:shd w:val="clear" w:color="auto" w:fill="FFFFFF"/>
        </w:rPr>
        <w:t xml:space="preserve">). Thus, their precisions are higher than MMPDNB’s under the same recall. However, due to </w:t>
      </w:r>
      <w:bookmarkStart w:id="18" w:name="_Hlk100932083"/>
      <w:r>
        <w:rPr>
          <w:rFonts w:ascii="Times New Roman" w:hAnsi="Times New Roman" w:cs="Times New Roman"/>
          <w:sz w:val="24"/>
          <w:szCs w:val="24"/>
          <w:shd w:val="clear" w:color="auto" w:fill="FFFFFF"/>
        </w:rPr>
        <w:t>the number of genes was small</w:t>
      </w:r>
      <w:bookmarkEnd w:id="18"/>
      <w:r>
        <w:rPr>
          <w:rFonts w:ascii="Times New Roman" w:hAnsi="Times New Roman" w:cs="Times New Roman"/>
          <w:sz w:val="24"/>
          <w:szCs w:val="24"/>
          <w:shd w:val="clear" w:color="auto" w:fill="FFFFFF"/>
        </w:rPr>
        <w:t>, the genes in those PDNB have no interaction and the warning scores of those PDNBs do not exist. Therefore, MP-MMEA and DFVS cannot predict the early warning signal for some cancer individual patients.</w:t>
      </w:r>
      <w:r>
        <w:rPr>
          <w:rFonts w:ascii="Times New Roman" w:hAnsi="Times New Roman" w:cs="Times New Roman"/>
          <w:sz w:val="24"/>
          <w:szCs w:val="24"/>
        </w:rPr>
        <w:t xml:space="preserve"> This result was also consistent with </w:t>
      </w:r>
      <w:r>
        <w:rPr>
          <w:rFonts w:ascii="Times New Roman" w:hAnsi="Times New Roman" w:cs="Times New Roman"/>
          <w:b/>
          <w:bCs/>
          <w:sz w:val="24"/>
          <w:szCs w:val="24"/>
        </w:rPr>
        <w:t xml:space="preserve">Fig. 2B </w:t>
      </w:r>
      <w:r>
        <w:rPr>
          <w:rFonts w:ascii="Times New Roman" w:hAnsi="Times New Roman" w:cs="Times New Roman"/>
          <w:sz w:val="24"/>
          <w:szCs w:val="24"/>
        </w:rPr>
        <w:t>in the</w:t>
      </w:r>
      <w:r>
        <w:rPr>
          <w:rFonts w:ascii="Times New Roman" w:hAnsi="Times New Roman" w:cs="Times New Roman"/>
          <w:b/>
          <w:bCs/>
          <w:sz w:val="24"/>
          <w:szCs w:val="24"/>
        </w:rPr>
        <w:t xml:space="preserve"> </w:t>
      </w:r>
      <w:r>
        <w:rPr>
          <w:rFonts w:ascii="Times New Roman" w:hAnsi="Times New Roman" w:cs="Times New Roman"/>
          <w:sz w:val="24"/>
          <w:szCs w:val="24"/>
        </w:rPr>
        <w:t xml:space="preserve">manuscript. </w:t>
      </w:r>
    </w:p>
    <w:p>
      <w:pPr>
        <w:spacing w:line="440" w:lineRule="exact"/>
        <w:ind w:firstLine="480" w:firstLineChars="200"/>
        <w:rPr>
          <w:rFonts w:ascii="Times New Roman" w:hAnsi="Times New Roman" w:cs="Times New Roman"/>
          <w:color w:val="000000" w:themeColor="text1"/>
          <w:sz w:val="24"/>
          <w:szCs w:val="24"/>
          <w:shd w:val="clear" w:color="auto" w:fill="FFFFFF"/>
        </w:rPr>
      </w:pPr>
      <w:r>
        <w:rPr>
          <w:rFonts w:ascii="Times New Roman" w:hAnsi="Times New Roman" w:cs="Times New Roman"/>
          <w:sz w:val="24"/>
          <w:szCs w:val="24"/>
        </w:rPr>
        <w:t>If we deleted those PDNB without early warning score, the results</w:t>
      </w:r>
      <w:r>
        <w:rPr>
          <w:rFonts w:ascii="Times New Roman" w:hAnsi="Times New Roman" w:cs="Times New Roman"/>
          <w:color w:val="000000" w:themeColor="text1"/>
          <w:sz w:val="24"/>
          <w:szCs w:val="24"/>
          <w:shd w:val="clear" w:color="auto" w:fill="FFFFFF"/>
        </w:rPr>
        <w:t xml:space="preserve"> are shown in </w:t>
      </w:r>
      <w:r>
        <w:rPr>
          <w:rFonts w:ascii="Times New Roman" w:hAnsi="Times New Roman" w:cs="Times New Roman"/>
          <w:b/>
          <w:bCs/>
          <w:color w:val="000000" w:themeColor="text1"/>
          <w:sz w:val="24"/>
          <w:szCs w:val="24"/>
          <w:shd w:val="clear" w:color="auto" w:fill="FFFFFF"/>
        </w:rPr>
        <w:t>Fig. S6-S7</w:t>
      </w:r>
      <w:r>
        <w:rPr>
          <w:rFonts w:ascii="Times New Roman" w:hAnsi="Times New Roman" w:cs="Times New Roman"/>
          <w:color w:val="000000" w:themeColor="text1"/>
          <w:sz w:val="24"/>
          <w:szCs w:val="24"/>
          <w:shd w:val="clear" w:color="auto" w:fill="FFFFFF"/>
        </w:rPr>
        <w:t>.</w:t>
      </w:r>
      <w:r>
        <w:t xml:space="preserve"> </w:t>
      </w:r>
      <w:r>
        <w:rPr>
          <w:rFonts w:ascii="Times New Roman" w:hAnsi="Times New Roman" w:cs="Times New Roman"/>
          <w:color w:val="000000" w:themeColor="text1"/>
          <w:sz w:val="24"/>
          <w:szCs w:val="24"/>
          <w:shd w:val="clear" w:color="auto" w:fill="FFFFFF"/>
        </w:rPr>
        <w:t>We can conclude that: the PDNBs identified by MMPDNB has the highest F-score for driver and biomarker genes almost among all algorithms.</w:t>
      </w:r>
    </w:p>
    <w:p>
      <w:pPr>
        <w:widowControl/>
        <w:jc w:val="center"/>
        <w:rPr>
          <w:rFonts w:ascii="Times New Roman" w:hAnsi="Times New Roman" w:cs="Times New Roman"/>
          <w:color w:val="0070C0"/>
        </w:rPr>
      </w:pPr>
      <w:r>
        <w:rPr>
          <w:rFonts w:ascii="Times New Roman" w:hAnsi="Times New Roman" w:cs="Times New Roman"/>
          <w:color w:val="0070C0"/>
        </w:rPr>
        <w:drawing>
          <wp:inline distT="0" distB="0" distL="0" distR="0">
            <wp:extent cx="5274310" cy="214185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274310" cy="2141855"/>
                    </a:xfrm>
                    <a:prstGeom prst="rect">
                      <a:avLst/>
                    </a:prstGeom>
                  </pic:spPr>
                </pic:pic>
              </a:graphicData>
            </a:graphic>
          </wp:inline>
        </w:drawing>
      </w:r>
    </w:p>
    <w:p>
      <w:pPr>
        <w:widowControl/>
        <w:rPr>
          <w:rFonts w:ascii="Times New Roman" w:hAnsi="Times New Roman" w:cs="Times New Roman"/>
        </w:rPr>
      </w:pPr>
      <w:r>
        <w:rPr>
          <w:rFonts w:ascii="Times New Roman" w:hAnsi="Times New Roman" w:eastAsia="宋体" w:cs="Times New Roman"/>
          <w:b/>
          <w:color w:val="000000"/>
          <w:kern w:val="0"/>
          <w:szCs w:val="21"/>
        </w:rPr>
        <w:t xml:space="preserve">Fig. S1 </w:t>
      </w:r>
      <w:r>
        <w:rPr>
          <w:rFonts w:hint="eastAsia" w:ascii="Times New Roman" w:hAnsi="Times New Roman" w:eastAsia="宋体" w:cs="Times New Roman"/>
          <w:b/>
          <w:color w:val="000000"/>
          <w:kern w:val="0"/>
          <w:szCs w:val="21"/>
        </w:rPr>
        <w:t xml:space="preserve">Performance </w:t>
      </w:r>
      <w:r>
        <w:rPr>
          <w:rFonts w:hint="eastAsia" w:ascii="Times New Roman" w:hAnsi="Times New Roman" w:eastAsia="宋体" w:cs="Times New Roman"/>
          <w:b/>
          <w:kern w:val="0"/>
          <w:szCs w:val="21"/>
        </w:rPr>
        <w:t>c</w:t>
      </w:r>
      <w:r>
        <w:rPr>
          <w:rFonts w:ascii="Times New Roman" w:hAnsi="Times New Roman" w:eastAsia="宋体" w:cs="Times New Roman"/>
          <w:b/>
          <w:kern w:val="0"/>
          <w:szCs w:val="21"/>
        </w:rPr>
        <w:t>omparison</w:t>
      </w:r>
      <w:r>
        <w:rPr>
          <w:rFonts w:hint="eastAsia" w:ascii="Times New Roman" w:hAnsi="Times New Roman" w:eastAsia="宋体" w:cs="Times New Roman"/>
          <w:b/>
          <w:kern w:val="0"/>
          <w:szCs w:val="21"/>
        </w:rPr>
        <w:t>s</w:t>
      </w:r>
      <w:r>
        <w:rPr>
          <w:rFonts w:hint="eastAsia" w:ascii="Times New Roman" w:hAnsi="Times New Roman" w:eastAsia="宋体" w:cs="Times New Roman"/>
          <w:b/>
          <w:color w:val="000000"/>
          <w:kern w:val="0"/>
          <w:szCs w:val="21"/>
        </w:rPr>
        <w:t xml:space="preserve"> of MMPDNB and other methods for discovering cancer tissue specific driver genes. </w:t>
      </w:r>
      <w:r>
        <w:rPr>
          <w:rFonts w:ascii="Times New Roman" w:hAnsi="Times New Roman" w:eastAsia="宋体" w:cs="Times New Roman"/>
          <w:bCs/>
          <w:color w:val="000000"/>
          <w:kern w:val="0"/>
          <w:szCs w:val="21"/>
        </w:rPr>
        <w:t xml:space="preserve">The mean value of patients with F-Score value was used to evaluate the algorithm's performance </w:t>
      </w:r>
      <w:r>
        <w:rPr>
          <w:rFonts w:hint="eastAsia" w:ascii="Times New Roman" w:hAnsi="Times New Roman" w:eastAsia="宋体" w:cs="Times New Roman"/>
          <w:bCs/>
          <w:color w:val="000000"/>
          <w:kern w:val="0"/>
          <w:szCs w:val="21"/>
        </w:rPr>
        <w:t>on</w:t>
      </w:r>
      <w:r>
        <w:rPr>
          <w:rFonts w:ascii="Times New Roman" w:hAnsi="Times New Roman" w:eastAsia="宋体" w:cs="Times New Roman"/>
          <w:bCs/>
          <w:color w:val="000000"/>
          <w:kern w:val="0"/>
          <w:szCs w:val="21"/>
        </w:rPr>
        <w:t xml:space="preserve"> </w:t>
      </w:r>
      <w:ins w:id="0" w:author="李 宗玮" w:date="2021-12-09T11:24:00Z">
        <w:r>
          <w:rPr>
            <w:rFonts w:ascii="Times New Roman" w:hAnsi="Times New Roman" w:eastAsia="宋体" w:cs="Times New Roman"/>
            <w:bCs/>
            <w:color w:val="000000"/>
            <w:kern w:val="0"/>
            <w:szCs w:val="21"/>
          </w:rPr>
          <w:t>i</w:t>
        </w:r>
      </w:ins>
      <w:ins w:id="1" w:author="李 宗玮" w:date="2021-12-09T11:24:00Z">
        <w:r>
          <w:rPr>
            <w:rFonts w:hint="eastAsia" w:ascii="Times New Roman" w:hAnsi="Times New Roman" w:eastAsia="宋体" w:cs="Times New Roman"/>
            <w:bCs/>
            <w:color w:val="000000"/>
            <w:kern w:val="0"/>
            <w:szCs w:val="21"/>
          </w:rPr>
          <w:t>n</w:t>
        </w:r>
      </w:ins>
      <w:ins w:id="2" w:author="李 宗玮" w:date="2021-12-09T11:24:00Z">
        <w:r>
          <w:rPr>
            <w:rFonts w:ascii="Times New Roman" w:hAnsi="Times New Roman" w:eastAsia="宋体" w:cs="Times New Roman"/>
            <w:bCs/>
            <w:color w:val="000000"/>
            <w:kern w:val="0"/>
            <w:szCs w:val="21"/>
          </w:rPr>
          <w:t xml:space="preserve"> </w:t>
        </w:r>
      </w:ins>
      <w:r>
        <w:rPr>
          <w:rFonts w:ascii="Times New Roman" w:hAnsi="Times New Roman" w:eastAsia="宋体" w:cs="Times New Roman"/>
          <w:bCs/>
          <w:color w:val="000000"/>
          <w:kern w:val="0"/>
          <w:szCs w:val="21"/>
        </w:rPr>
        <w:t>identifying cancer driver genes</w:t>
      </w:r>
      <w:r>
        <w:rPr>
          <w:rFonts w:ascii="Times New Roman" w:hAnsi="Times New Roman" w:eastAsia="宋体" w:cs="Times New Roman"/>
          <w:b/>
          <w:color w:val="000000"/>
          <w:kern w:val="0"/>
          <w:szCs w:val="21"/>
        </w:rPr>
        <w:t xml:space="preserve">. (A) </w:t>
      </w:r>
      <w:r>
        <w:rPr>
          <w:rFonts w:ascii="Times New Roman" w:hAnsi="Times New Roman" w:eastAsia="宋体" w:cs="Times New Roman"/>
          <w:bCs/>
          <w:color w:val="000000"/>
          <w:kern w:val="0"/>
          <w:szCs w:val="21"/>
        </w:rPr>
        <w:t xml:space="preserve">Comparisons result in </w:t>
      </w:r>
      <w:bookmarkStart w:id="21" w:name="_GoBack"/>
      <w:bookmarkEnd w:id="21"/>
      <w:r>
        <w:rPr>
          <w:rFonts w:ascii="Times New Roman" w:hAnsi="Times New Roman" w:eastAsia="宋体" w:cs="Times New Roman"/>
          <w:bCs/>
          <w:color w:val="000000"/>
          <w:kern w:val="0"/>
          <w:szCs w:val="21"/>
        </w:rPr>
        <w:t>terms of F-score of the PDNB with maximum early warning signal score among the set of Pareto optimal PDNBs.</w:t>
      </w:r>
      <w:r>
        <w:rPr>
          <w:rFonts w:ascii="Times New Roman" w:hAnsi="Times New Roman" w:eastAsia="宋体" w:cs="Times New Roman"/>
          <w:b/>
          <w:color w:val="000000"/>
          <w:kern w:val="0"/>
          <w:szCs w:val="21"/>
        </w:rPr>
        <w:t xml:space="preserve"> (B) </w:t>
      </w:r>
      <w:r>
        <w:rPr>
          <w:rFonts w:ascii="Times New Roman" w:hAnsi="Times New Roman" w:eastAsia="宋体" w:cs="Times New Roman"/>
          <w:bCs/>
          <w:color w:val="000000"/>
          <w:kern w:val="0"/>
          <w:szCs w:val="21"/>
        </w:rPr>
        <w:t>Comparisons result in terms of F-score of all multiple PDNBs among the set of Pareto optimal PDNBs.</w:t>
      </w:r>
    </w:p>
    <w:p>
      <w:pPr>
        <w:spacing w:line="440" w:lineRule="exact"/>
        <w:ind w:firstLine="480" w:firstLineChars="200"/>
        <w:rPr>
          <w:rFonts w:ascii="Times New Roman" w:hAnsi="Times New Roman" w:cs="Times New Roman"/>
          <w:color w:val="000000" w:themeColor="text1"/>
          <w:sz w:val="24"/>
          <w:szCs w:val="24"/>
          <w:shd w:val="clear" w:color="auto" w:fill="FFFFFF"/>
        </w:rPr>
      </w:pPr>
    </w:p>
    <w:p>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drawing>
          <wp:inline distT="0" distB="0" distL="0" distR="0">
            <wp:extent cx="5274310" cy="169545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1695450"/>
                    </a:xfrm>
                    <a:prstGeom prst="rect">
                      <a:avLst/>
                    </a:prstGeom>
                  </pic:spPr>
                </pic:pic>
              </a:graphicData>
            </a:graphic>
          </wp:inline>
        </w:drawing>
      </w:r>
    </w:p>
    <w:p>
      <w:pPr>
        <w:rPr>
          <w:rFonts w:ascii="Times New Roman" w:hAnsi="Times New Roman" w:cs="Times New Roman"/>
          <w:bCs/>
          <w:color w:val="000000"/>
        </w:rPr>
      </w:pPr>
      <w:r>
        <w:rPr>
          <w:rFonts w:ascii="Times New Roman" w:hAnsi="Times New Roman" w:cs="Times New Roman"/>
          <w:b/>
          <w:color w:val="000000"/>
        </w:rPr>
        <w:t>Fig. S2</w:t>
      </w:r>
      <w:r>
        <w:rPr>
          <w:rFonts w:ascii="Times New Roman" w:hAnsi="Times New Roman" w:cs="Times New Roman"/>
          <w:bCs/>
          <w:color w:val="000000"/>
        </w:rPr>
        <w:t xml:space="preserve"> </w:t>
      </w:r>
      <w:r>
        <w:rPr>
          <w:rFonts w:ascii="Times New Roman" w:hAnsi="Times New Roman" w:cs="Times New Roman"/>
          <w:b/>
          <w:color w:val="000000"/>
        </w:rPr>
        <w:t>The box-plot of F-score about PDNB with the maximum score and the set of Pareto optimal PDNBs identified by MMPDNB.</w:t>
      </w:r>
      <w:r>
        <w:rPr>
          <w:rFonts w:ascii="Times New Roman" w:hAnsi="Times New Roman" w:cs="Times New Roman"/>
          <w:bCs/>
          <w:color w:val="000000"/>
        </w:rPr>
        <w:t xml:space="preserve"> (</w:t>
      </w:r>
      <w:r>
        <w:rPr>
          <w:rFonts w:ascii="Times New Roman" w:hAnsi="Times New Roman" w:cs="Times New Roman"/>
          <w:b/>
          <w:color w:val="000000"/>
        </w:rPr>
        <w:t>A</w:t>
      </w:r>
      <w:r>
        <w:rPr>
          <w:rFonts w:ascii="Times New Roman" w:hAnsi="Times New Roman" w:cs="Times New Roman"/>
          <w:bCs/>
          <w:color w:val="000000"/>
        </w:rPr>
        <w:t>) The distribution of F-score of driver genes in PDNB from two aspects. (</w:t>
      </w:r>
      <w:r>
        <w:rPr>
          <w:rFonts w:ascii="Times New Roman" w:hAnsi="Times New Roman" w:cs="Times New Roman"/>
          <w:b/>
          <w:color w:val="000000"/>
        </w:rPr>
        <w:t>B</w:t>
      </w:r>
      <w:r>
        <w:rPr>
          <w:rFonts w:ascii="Times New Roman" w:hAnsi="Times New Roman" w:cs="Times New Roman"/>
          <w:bCs/>
          <w:color w:val="000000"/>
        </w:rPr>
        <w:t>) The distribution of F-score of biomarker genes in PDNB from two aspects.</w:t>
      </w:r>
    </w:p>
    <w:p>
      <w:pPr>
        <w:jc w:val="center"/>
        <w:rPr>
          <w:rFonts w:ascii="Times New Roman" w:hAnsi="Times New Roman" w:cs="Times New Roman"/>
          <w:szCs w:val="21"/>
          <w:highlight w:val="yellow"/>
        </w:rPr>
      </w:pPr>
      <w:r>
        <w:rPr>
          <w:rFonts w:ascii="Times New Roman" w:hAnsi="Times New Roman" w:cs="Times New Roman"/>
          <w:szCs w:val="21"/>
        </w:rPr>
        <w:drawing>
          <wp:inline distT="0" distB="0" distL="0" distR="0">
            <wp:extent cx="5274310" cy="1813560"/>
            <wp:effectExtent l="0" t="0" r="2540" b="152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1813560"/>
                    </a:xfrm>
                    <a:prstGeom prst="rect">
                      <a:avLst/>
                    </a:prstGeom>
                  </pic:spPr>
                </pic:pic>
              </a:graphicData>
            </a:graphic>
          </wp:inline>
        </w:drawing>
      </w:r>
    </w:p>
    <w:p>
      <w:pPr>
        <w:rPr>
          <w:rFonts w:ascii="Times New Roman" w:hAnsi="Times New Roman" w:cs="Times New Roman"/>
          <w:bCs/>
          <w:color w:val="000000"/>
        </w:rPr>
      </w:pPr>
      <w:r>
        <w:rPr>
          <w:rFonts w:ascii="Times New Roman" w:hAnsi="Times New Roman" w:cs="Times New Roman"/>
          <w:b/>
          <w:color w:val="000000"/>
        </w:rPr>
        <w:t>Fig. S3</w:t>
      </w:r>
      <w:r>
        <w:rPr>
          <w:rFonts w:ascii="Times New Roman" w:hAnsi="Times New Roman" w:cs="Times New Roman"/>
          <w:bCs/>
          <w:color w:val="000000"/>
        </w:rPr>
        <w:t xml:space="preserve"> </w:t>
      </w:r>
      <w:r>
        <w:rPr>
          <w:rFonts w:ascii="Times New Roman" w:hAnsi="Times New Roman" w:cs="Times New Roman"/>
          <w:b/>
          <w:color w:val="000000"/>
        </w:rPr>
        <w:t xml:space="preserve">The box-plot of </w:t>
      </w:r>
      <w:r>
        <w:rPr>
          <w:rFonts w:ascii="Times New Roman" w:hAnsi="Times New Roman" w:cs="Times New Roman"/>
          <w:b/>
          <w:i/>
          <w:iCs/>
          <w:color w:val="000000"/>
        </w:rPr>
        <w:t>P</w:t>
      </w:r>
      <w:r>
        <w:rPr>
          <w:rFonts w:ascii="Times New Roman" w:hAnsi="Times New Roman" w:cs="Times New Roman"/>
          <w:b/>
          <w:color w:val="000000"/>
        </w:rPr>
        <w:t xml:space="preserve">-score about PDNB with the maximum score and the set of Pareto optimal PDNBs identified by MMPDNB. </w:t>
      </w:r>
      <w:r>
        <w:rPr>
          <w:rFonts w:ascii="Times New Roman" w:hAnsi="Times New Roman" w:cs="Times New Roman"/>
          <w:bCs/>
          <w:color w:val="000000"/>
        </w:rPr>
        <w:t>(</w:t>
      </w:r>
      <w:r>
        <w:rPr>
          <w:rFonts w:ascii="Times New Roman" w:hAnsi="Times New Roman" w:cs="Times New Roman"/>
          <w:b/>
          <w:color w:val="000000"/>
        </w:rPr>
        <w:t>A</w:t>
      </w:r>
      <w:r>
        <w:rPr>
          <w:rFonts w:ascii="Times New Roman" w:hAnsi="Times New Roman" w:cs="Times New Roman"/>
          <w:bCs/>
          <w:color w:val="000000"/>
        </w:rPr>
        <w:t>)The statistical significance of PDNB to identify driver gene from two aspects. (</w:t>
      </w:r>
      <w:r>
        <w:rPr>
          <w:rFonts w:ascii="Times New Roman" w:hAnsi="Times New Roman" w:cs="Times New Roman"/>
          <w:b/>
          <w:color w:val="000000"/>
        </w:rPr>
        <w:t>B</w:t>
      </w:r>
      <w:r>
        <w:rPr>
          <w:rFonts w:ascii="Times New Roman" w:hAnsi="Times New Roman" w:cs="Times New Roman"/>
          <w:bCs/>
          <w:color w:val="000000"/>
        </w:rPr>
        <w:t>) The statistical significance of PDNB to identify biomarker gene from two aspects. The red dotted line denotes that the significant threshold value is –log10(0.05). If the value is larger than this threshold value, we think that the enrichment result is significant.</w:t>
      </w:r>
    </w:p>
    <w:p>
      <w:pPr>
        <w:spacing w:line="440" w:lineRule="exact"/>
        <w:ind w:firstLine="480" w:firstLineChars="200"/>
        <w:rPr>
          <w:rFonts w:ascii="Times New Roman" w:hAnsi="Times New Roman" w:cs="Times New Roman"/>
          <w:color w:val="000000" w:themeColor="text1"/>
          <w:sz w:val="24"/>
          <w:szCs w:val="24"/>
          <w:shd w:val="clear" w:color="auto" w:fill="FFFFFF"/>
        </w:rPr>
      </w:pPr>
    </w:p>
    <w:p>
      <w:pPr>
        <w:rPr>
          <w:rFonts w:ascii="Times New Roman" w:hAnsi="Times New Roman" w:eastAsia="等线" w:cs="Times New Roman"/>
          <w:sz w:val="24"/>
          <w:szCs w:val="24"/>
        </w:rPr>
      </w:pPr>
      <w:r>
        <w:rPr>
          <w:rFonts w:ascii="Times New Roman" w:hAnsi="Times New Roman" w:cs="Times New Roman"/>
          <w:color w:val="00B0F0"/>
          <w:sz w:val="24"/>
          <w:szCs w:val="24"/>
          <w:shd w:val="clear" w:color="auto" w:fill="FFFFFF"/>
        </w:rPr>
        <w:drawing>
          <wp:inline distT="0" distB="0" distL="0" distR="0">
            <wp:extent cx="5224780" cy="5328920"/>
            <wp:effectExtent l="0" t="0" r="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0183" cy="5375510"/>
                    </a:xfrm>
                    <a:prstGeom prst="rect">
                      <a:avLst/>
                    </a:prstGeom>
                  </pic:spPr>
                </pic:pic>
              </a:graphicData>
            </a:graphic>
          </wp:inline>
        </w:drawing>
      </w:r>
    </w:p>
    <w:p>
      <w:pPr>
        <w:spacing w:line="440" w:lineRule="exact"/>
        <w:rPr>
          <w:rFonts w:ascii="Times New Roman" w:hAnsi="Times New Roman" w:cs="Times New Roman"/>
          <w:szCs w:val="21"/>
        </w:rPr>
      </w:pPr>
      <w:r>
        <w:rPr>
          <w:rFonts w:ascii="Times New Roman" w:hAnsi="Times New Roman" w:cs="Times New Roman"/>
          <w:b/>
          <w:bCs/>
          <w:szCs w:val="21"/>
        </w:rPr>
        <w:t xml:space="preserve">Fig. S4 (A-C) </w:t>
      </w:r>
      <w:r>
        <w:rPr>
          <w:rFonts w:ascii="Times New Roman" w:hAnsi="Times New Roman" w:cs="Times New Roman"/>
          <w:szCs w:val="21"/>
        </w:rPr>
        <w:t xml:space="preserve">The average precision, recall, and F-score of different algorithms </w:t>
      </w:r>
      <w:r>
        <w:rPr>
          <w:rFonts w:ascii="Times New Roman" w:hAnsi="Times New Roman" w:cs="Times New Roman"/>
          <w:szCs w:val="21"/>
          <w:shd w:val="clear" w:color="auto" w:fill="FFFFFF"/>
        </w:rPr>
        <w:t>for discovering cancer tissue specific driver genes</w:t>
      </w:r>
      <w:r>
        <w:rPr>
          <w:rFonts w:ascii="Times New Roman" w:hAnsi="Times New Roman" w:cs="Times New Roman"/>
          <w:szCs w:val="21"/>
        </w:rPr>
        <w:t xml:space="preserve">. </w:t>
      </w:r>
    </w:p>
    <w:p>
      <w:pPr>
        <w:jc w:val="center"/>
        <w:rPr>
          <w:rFonts w:ascii="Times New Roman" w:hAnsi="Times New Roman" w:cs="Times New Roman"/>
          <w:szCs w:val="21"/>
          <w:highlight w:val="yellow"/>
        </w:rPr>
      </w:pPr>
      <w:r>
        <w:rPr>
          <w:rFonts w:ascii="Times New Roman" w:hAnsi="Times New Roman" w:cs="Times New Roman"/>
          <w:szCs w:val="21"/>
        </w:rPr>
        <w:drawing>
          <wp:inline distT="0" distB="0" distL="0" distR="0">
            <wp:extent cx="5274310" cy="539496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5394960"/>
                    </a:xfrm>
                    <a:prstGeom prst="rect">
                      <a:avLst/>
                    </a:prstGeom>
                  </pic:spPr>
                </pic:pic>
              </a:graphicData>
            </a:graphic>
          </wp:inline>
        </w:drawing>
      </w:r>
    </w:p>
    <w:p>
      <w:pPr>
        <w:jc w:val="left"/>
        <w:rPr>
          <w:rFonts w:ascii="Times New Roman" w:hAnsi="Times New Roman" w:cs="Times New Roman"/>
          <w:szCs w:val="21"/>
        </w:rPr>
      </w:pPr>
      <w:r>
        <w:rPr>
          <w:rFonts w:ascii="Times New Roman" w:hAnsi="Times New Roman" w:cs="Times New Roman"/>
          <w:b/>
          <w:bCs/>
          <w:szCs w:val="21"/>
        </w:rPr>
        <w:t xml:space="preserve">Fig. S5 (A-C) </w:t>
      </w:r>
      <w:r>
        <w:rPr>
          <w:rFonts w:ascii="Times New Roman" w:hAnsi="Times New Roman" w:cs="Times New Roman"/>
          <w:szCs w:val="21"/>
        </w:rPr>
        <w:t xml:space="preserve">The average precision, recall, and F-score of different algorithms </w:t>
      </w:r>
      <w:r>
        <w:rPr>
          <w:rFonts w:ascii="Times New Roman" w:hAnsi="Times New Roman" w:cs="Times New Roman"/>
          <w:szCs w:val="21"/>
          <w:shd w:val="clear" w:color="auto" w:fill="FFFFFF"/>
        </w:rPr>
        <w:t>for discovering cancer tissue specific biomarker genes</w:t>
      </w:r>
      <w:r>
        <w:rPr>
          <w:rFonts w:ascii="Times New Roman" w:hAnsi="Times New Roman" w:cs="Times New Roman"/>
          <w:szCs w:val="21"/>
        </w:rPr>
        <w:t>.</w:t>
      </w:r>
    </w:p>
    <w:p>
      <w:pPr>
        <w:jc w:val="left"/>
        <w:rPr>
          <w:rFonts w:ascii="Times New Roman" w:hAnsi="Times New Roman" w:cs="Times New Roman"/>
          <w:szCs w:val="21"/>
        </w:rPr>
      </w:pPr>
    </w:p>
    <w:p>
      <w:pPr>
        <w:rPr>
          <w:rFonts w:ascii="Times New Roman" w:hAnsi="Times New Roman" w:eastAsia="等线" w:cs="Times New Roman"/>
          <w:sz w:val="24"/>
          <w:szCs w:val="24"/>
        </w:rPr>
      </w:pPr>
      <w:r>
        <w:rPr>
          <w:rFonts w:hint="eastAsia" w:ascii="Times New Roman" w:hAnsi="Times New Roman" w:eastAsia="等线" w:cs="Times New Roman"/>
          <w:sz w:val="24"/>
          <w:szCs w:val="24"/>
        </w:rPr>
        <w:drawing>
          <wp:inline distT="0" distB="0" distL="0" distR="0">
            <wp:extent cx="5274310" cy="21304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130425"/>
                    </a:xfrm>
                    <a:prstGeom prst="rect">
                      <a:avLst/>
                    </a:prstGeom>
                  </pic:spPr>
                </pic:pic>
              </a:graphicData>
            </a:graphic>
          </wp:inline>
        </w:drawing>
      </w:r>
    </w:p>
    <w:p>
      <w:pPr>
        <w:rPr>
          <w:rFonts w:ascii="Times New Roman" w:hAnsi="Times New Roman" w:eastAsia="等线" w:cs="Times New Roman"/>
          <w:b/>
          <w:bCs/>
          <w:szCs w:val="21"/>
        </w:rPr>
      </w:pPr>
      <w:r>
        <w:rPr>
          <w:rFonts w:ascii="Times New Roman" w:hAnsi="Times New Roman" w:cs="Times New Roman"/>
          <w:b/>
          <w:color w:val="000000"/>
        </w:rPr>
        <w:t xml:space="preserve">Fig. </w:t>
      </w:r>
      <w:r>
        <w:rPr>
          <w:rFonts w:hint="eastAsia" w:ascii="Times New Roman" w:hAnsi="Times New Roman" w:eastAsia="等线" w:cs="Times New Roman"/>
          <w:b/>
          <w:bCs/>
          <w:szCs w:val="21"/>
        </w:rPr>
        <w:t>S</w:t>
      </w:r>
      <w:r>
        <w:rPr>
          <w:rFonts w:ascii="Times New Roman" w:hAnsi="Times New Roman" w:eastAsia="等线" w:cs="Times New Roman"/>
          <w:b/>
          <w:bCs/>
          <w:szCs w:val="21"/>
        </w:rPr>
        <w:t xml:space="preserve">6 </w:t>
      </w:r>
      <w:r>
        <w:rPr>
          <w:rFonts w:ascii="Times New Roman" w:hAnsi="Times New Roman" w:cs="Times New Roman"/>
          <w:szCs w:val="21"/>
          <w:shd w:val="clear" w:color="auto" w:fill="FFFFFF"/>
        </w:rPr>
        <w:t>Performance comparisons of MMPDNB and other methods for discovering specific driver genes after deleted PDNBs without early warning score.</w:t>
      </w:r>
    </w:p>
    <w:p>
      <w:pPr>
        <w:rPr>
          <w:rFonts w:ascii="Times New Roman" w:hAnsi="Times New Roman" w:cs="Times New Roman"/>
          <w:b/>
          <w:color w:val="000000"/>
        </w:rPr>
      </w:pPr>
      <w:r>
        <w:rPr>
          <w:rFonts w:ascii="Times New Roman" w:hAnsi="Times New Roman" w:cs="Times New Roman"/>
          <w:b/>
          <w:color w:val="000000"/>
        </w:rPr>
        <w:drawing>
          <wp:inline distT="0" distB="0" distL="0" distR="0">
            <wp:extent cx="5274310" cy="213042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130425"/>
                    </a:xfrm>
                    <a:prstGeom prst="rect">
                      <a:avLst/>
                    </a:prstGeom>
                  </pic:spPr>
                </pic:pic>
              </a:graphicData>
            </a:graphic>
          </wp:inline>
        </w:drawing>
      </w:r>
    </w:p>
    <w:p>
      <w:pPr>
        <w:rPr>
          <w:rFonts w:ascii="Times New Roman" w:hAnsi="Times New Roman" w:cs="Times New Roman"/>
          <w:szCs w:val="21"/>
          <w:shd w:val="clear" w:color="auto" w:fill="FFFFFF"/>
        </w:rPr>
      </w:pPr>
      <w:r>
        <w:rPr>
          <w:rFonts w:ascii="Times New Roman" w:hAnsi="Times New Roman" w:cs="Times New Roman"/>
          <w:b/>
          <w:color w:val="000000"/>
        </w:rPr>
        <w:t xml:space="preserve">Fig. </w:t>
      </w:r>
      <w:r>
        <w:rPr>
          <w:rFonts w:hint="eastAsia" w:ascii="Times New Roman" w:hAnsi="Times New Roman" w:eastAsia="等线" w:cs="Times New Roman"/>
          <w:b/>
          <w:bCs/>
          <w:szCs w:val="21"/>
        </w:rPr>
        <w:t>S</w:t>
      </w:r>
      <w:r>
        <w:rPr>
          <w:rFonts w:ascii="Times New Roman" w:hAnsi="Times New Roman" w:eastAsia="等线" w:cs="Times New Roman"/>
          <w:b/>
          <w:bCs/>
          <w:szCs w:val="21"/>
        </w:rPr>
        <w:t>7</w:t>
      </w:r>
      <w:r>
        <w:rPr>
          <w:rFonts w:ascii="Times New Roman" w:hAnsi="Times New Roman" w:cs="Times New Roman"/>
          <w:szCs w:val="21"/>
          <w:shd w:val="clear" w:color="auto" w:fill="FFFFFF"/>
        </w:rPr>
        <w:t xml:space="preserve"> Performance comparisons of MMPDNB and other methods for discovering biomarker genes after deleted PDNBs without early warning score.</w:t>
      </w:r>
    </w:p>
    <w:p>
      <w:pPr>
        <w:rPr>
          <w:rFonts w:ascii="Times New Roman" w:hAnsi="Times New Roman" w:eastAsia="等线" w:cs="Times New Roman"/>
          <w:b/>
          <w:bCs/>
          <w:szCs w:val="21"/>
        </w:rPr>
      </w:pPr>
    </w:p>
    <w:p>
      <w:pPr>
        <w:tabs>
          <w:tab w:val="left" w:pos="1642"/>
        </w:tabs>
        <w:spacing w:line="440" w:lineRule="exact"/>
        <w:rPr>
          <w:rFonts w:ascii="Times New Roman" w:hAnsi="Times New Roman" w:cs="Times New Roman"/>
        </w:rPr>
      </w:pPr>
      <w:r>
        <w:rPr>
          <w:rFonts w:ascii="Times New Roman" w:hAnsi="Times New Roman" w:cs="Times New Roman"/>
          <w:b/>
        </w:rPr>
        <w:t xml:space="preserve">Table </w:t>
      </w:r>
      <w:r>
        <w:rPr>
          <w:rFonts w:hint="eastAsia" w:ascii="Times New Roman" w:hAnsi="Times New Roman" w:cs="Times New Roman"/>
          <w:b/>
        </w:rPr>
        <w:t>S</w:t>
      </w:r>
      <w:r>
        <w:rPr>
          <w:rFonts w:ascii="Times New Roman" w:hAnsi="Times New Roman" w:cs="Times New Roman"/>
          <w:b/>
        </w:rPr>
        <w:t xml:space="preserve">1.  Breast and lung cancer driver genes and Driver genes identified by </w:t>
      </w:r>
      <w:r>
        <w:rPr>
          <w:rFonts w:ascii="Times New Roman" w:hAnsi="Times New Roman" w:cs="Times New Roman"/>
          <w:b/>
          <w:bCs/>
          <w:sz w:val="18"/>
          <w:szCs w:val="18"/>
        </w:rPr>
        <w:t>MMPDNB</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779"/>
        <w:gridCol w:w="2840"/>
        <w:gridCol w:w="290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779" w:type="dxa"/>
            <w:tcBorders>
              <w:top w:val="single" w:color="auto" w:sz="18" w:space="0"/>
              <w:bottom w:val="single" w:color="auto" w:sz="18" w:space="0"/>
            </w:tcBorders>
            <w:shd w:val="clear" w:color="auto" w:fill="BEBEBE" w:themeFill="background1" w:themeFillShade="BF"/>
            <w:vAlign w:val="center"/>
          </w:tcPr>
          <w:p>
            <w:pPr>
              <w:jc w:val="center"/>
              <w:rPr>
                <w:rFonts w:ascii="Times New Roman" w:hAnsi="Times New Roman" w:cs="Times New Roman"/>
                <w:sz w:val="18"/>
                <w:szCs w:val="18"/>
              </w:rPr>
            </w:pPr>
          </w:p>
        </w:tc>
        <w:tc>
          <w:tcPr>
            <w:tcW w:w="2840" w:type="dxa"/>
            <w:tcBorders>
              <w:top w:val="single" w:color="auto" w:sz="18" w:space="0"/>
              <w:bottom w:val="single" w:color="auto" w:sz="18" w:space="0"/>
            </w:tcBorders>
            <w:shd w:val="clear" w:color="auto" w:fill="BEBEBE" w:themeFill="background1" w:themeFillShade="BF"/>
            <w:vAlign w:val="center"/>
          </w:tcPr>
          <w:p>
            <w:pPr>
              <w:jc w:val="center"/>
              <w:rPr>
                <w:rFonts w:ascii="Times New Roman" w:hAnsi="Times New Roman" w:cs="Times New Roman"/>
                <w:b/>
                <w:bCs/>
                <w:sz w:val="18"/>
                <w:szCs w:val="18"/>
              </w:rPr>
            </w:pPr>
            <w:r>
              <w:rPr>
                <w:rFonts w:hint="eastAsia" w:ascii="Times New Roman" w:hAnsi="Times New Roman" w:cs="Times New Roman"/>
                <w:b/>
                <w:bCs/>
                <w:sz w:val="18"/>
                <w:szCs w:val="18"/>
              </w:rPr>
              <w:t>Breast</w:t>
            </w:r>
            <w:r>
              <w:rPr>
                <w:rFonts w:ascii="Times New Roman" w:hAnsi="Times New Roman" w:cs="Times New Roman"/>
                <w:b/>
                <w:bCs/>
                <w:sz w:val="18"/>
                <w:szCs w:val="18"/>
              </w:rPr>
              <w:t xml:space="preserve"> </w:t>
            </w:r>
            <w:r>
              <w:rPr>
                <w:rFonts w:hint="eastAsia" w:ascii="Times New Roman" w:hAnsi="Times New Roman" w:cs="Times New Roman"/>
                <w:b/>
                <w:bCs/>
                <w:sz w:val="18"/>
                <w:szCs w:val="18"/>
              </w:rPr>
              <w:t>cancer</w:t>
            </w:r>
          </w:p>
        </w:tc>
        <w:tc>
          <w:tcPr>
            <w:tcW w:w="2903" w:type="dxa"/>
            <w:tcBorders>
              <w:top w:val="single" w:color="auto" w:sz="18" w:space="0"/>
              <w:bottom w:val="single" w:color="auto" w:sz="18" w:space="0"/>
            </w:tcBorders>
            <w:shd w:val="clear" w:color="auto" w:fill="BEBEBE" w:themeFill="background1" w:themeFillShade="BF"/>
            <w:vAlign w:val="center"/>
          </w:tcPr>
          <w:p>
            <w:pPr>
              <w:jc w:val="center"/>
              <w:rPr>
                <w:rFonts w:ascii="Times New Roman" w:hAnsi="Times New Roman" w:cs="Times New Roman"/>
                <w:b/>
                <w:bCs/>
                <w:sz w:val="18"/>
                <w:szCs w:val="18"/>
              </w:rPr>
            </w:pPr>
            <w:r>
              <w:rPr>
                <w:rFonts w:ascii="Times New Roman" w:hAnsi="Times New Roman" w:cs="Times New Roman"/>
                <w:b/>
                <w:bCs/>
                <w:sz w:val="18"/>
                <w:szCs w:val="18"/>
              </w:rPr>
              <w:t>L</w:t>
            </w:r>
            <w:r>
              <w:rPr>
                <w:rFonts w:hint="eastAsia" w:ascii="Times New Roman" w:hAnsi="Times New Roman" w:cs="Times New Roman"/>
                <w:b/>
                <w:bCs/>
                <w:sz w:val="18"/>
                <w:szCs w:val="18"/>
              </w:rPr>
              <w:t>ung</w:t>
            </w:r>
            <w:r>
              <w:rPr>
                <w:rFonts w:ascii="Times New Roman" w:hAnsi="Times New Roman" w:cs="Times New Roman"/>
                <w:b/>
                <w:bCs/>
                <w:sz w:val="18"/>
                <w:szCs w:val="18"/>
              </w:rPr>
              <w:t xml:space="preserve"> </w:t>
            </w:r>
            <w:r>
              <w:rPr>
                <w:rFonts w:hint="eastAsia" w:ascii="Times New Roman" w:hAnsi="Times New Roman" w:cs="Times New Roman"/>
                <w:b/>
                <w:bCs/>
                <w:sz w:val="18"/>
                <w:szCs w:val="18"/>
              </w:rPr>
              <w:t>cancer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02" w:hRule="atLeast"/>
        </w:trPr>
        <w:tc>
          <w:tcPr>
            <w:tcW w:w="2779" w:type="dxa"/>
            <w:tcBorders>
              <w:top w:val="single" w:color="auto" w:sz="18" w:space="0"/>
              <w:bottom w:val="single" w:color="auto" w:sz="4" w:space="0"/>
            </w:tcBorders>
            <w:shd w:val="clear" w:color="auto" w:fill="BEBEBE" w:themeFill="background1" w:themeFillShade="BF"/>
            <w:vAlign w:val="center"/>
          </w:tcPr>
          <w:p>
            <w:pPr>
              <w:jc w:val="center"/>
              <w:rPr>
                <w:rFonts w:ascii="Times New Roman" w:hAnsi="Times New Roman" w:cs="Times New Roman"/>
                <w:b/>
                <w:bCs/>
                <w:sz w:val="18"/>
                <w:szCs w:val="18"/>
              </w:rPr>
            </w:pPr>
            <w:r>
              <w:rPr>
                <w:rFonts w:ascii="Times New Roman" w:hAnsi="Times New Roman" w:cs="Times New Roman"/>
                <w:b/>
                <w:bCs/>
                <w:sz w:val="18"/>
                <w:szCs w:val="18"/>
              </w:rPr>
              <w:t>Driver genes</w:t>
            </w:r>
          </w:p>
        </w:tc>
        <w:tc>
          <w:tcPr>
            <w:tcW w:w="2840" w:type="dxa"/>
            <w:tcBorders>
              <w:top w:val="single" w:color="auto" w:sz="18" w:space="0"/>
              <w:bottom w:val="single" w:color="auto" w:sz="4" w:space="0"/>
            </w:tcBorders>
            <w:vAlign w:val="center"/>
          </w:tcPr>
          <w:tbl>
            <w:tblPr>
              <w:tblStyle w:val="9"/>
              <w:tblW w:w="2590" w:type="dxa"/>
              <w:tblInd w:w="0" w:type="dxa"/>
              <w:tblLayout w:type="autofit"/>
              <w:tblCellMar>
                <w:top w:w="0" w:type="dxa"/>
                <w:left w:w="108" w:type="dxa"/>
                <w:bottom w:w="0" w:type="dxa"/>
                <w:right w:w="108" w:type="dxa"/>
              </w:tblCellMar>
            </w:tblPr>
            <w:tblGrid>
              <w:gridCol w:w="2590"/>
            </w:tblGrid>
            <w:tr>
              <w:tblPrEx>
                <w:tblCellMar>
                  <w:top w:w="0" w:type="dxa"/>
                  <w:left w:w="108" w:type="dxa"/>
                  <w:bottom w:w="0" w:type="dxa"/>
                  <w:right w:w="108" w:type="dxa"/>
                </w:tblCellMar>
              </w:tblPrEx>
              <w:trPr>
                <w:trHeight w:val="285" w:hRule="atLeast"/>
              </w:trPr>
              <w:tc>
                <w:tcPr>
                  <w:tcW w:w="2590" w:type="dxa"/>
                  <w:tcBorders>
                    <w:top w:val="nil"/>
                    <w:left w:val="nil"/>
                    <w:bottom w:val="nil"/>
                    <w:right w:val="nil"/>
                  </w:tcBorders>
                  <w:shd w:val="clear" w:color="auto" w:fill="auto"/>
                  <w:noWrap/>
                  <w:vAlign w:val="center"/>
                </w:tcPr>
                <w:p>
                  <w:pPr>
                    <w:widowControl/>
                    <w:jc w:val="center"/>
                    <w:rPr>
                      <w:rFonts w:ascii="Times New Roman" w:hAnsi="Times New Roman" w:eastAsia="等线" w:cs="Times New Roman"/>
                      <w:color w:val="000000"/>
                      <w:kern w:val="0"/>
                      <w:sz w:val="18"/>
                      <w:szCs w:val="18"/>
                    </w:rPr>
                  </w:pPr>
                  <w:r>
                    <w:rPr>
                      <w:rFonts w:ascii="Times New Roman" w:hAnsi="Times New Roman" w:eastAsia="等线" w:cs="Times New Roman"/>
                      <w:color w:val="000000"/>
                      <w:kern w:val="0"/>
                      <w:sz w:val="18"/>
                      <w:szCs w:val="18"/>
                    </w:rPr>
                    <w:t>AKT1</w:t>
                  </w:r>
                  <w:r>
                    <w:rPr>
                      <w:rFonts w:hint="eastAsia" w:ascii="Times New Roman" w:hAnsi="Times New Roman" w:eastAsia="等线" w:cs="Times New Roman"/>
                      <w:color w:val="000000"/>
                      <w:kern w:val="0"/>
                      <w:sz w:val="18"/>
                      <w:szCs w:val="18"/>
                    </w:rPr>
                    <w:t>\</w:t>
                  </w:r>
                  <w:r>
                    <w:rPr>
                      <w:rFonts w:ascii="Times New Roman" w:hAnsi="Times New Roman" w:eastAsia="等线" w:cs="Times New Roman"/>
                      <w:color w:val="000000"/>
                      <w:kern w:val="0"/>
                      <w:sz w:val="18"/>
                      <w:szCs w:val="18"/>
                    </w:rPr>
                    <w:t>ARID1A</w:t>
                  </w:r>
                </w:p>
              </w:tc>
            </w:tr>
            <w:tr>
              <w:tblPrEx>
                <w:tblCellMar>
                  <w:top w:w="0" w:type="dxa"/>
                  <w:left w:w="108" w:type="dxa"/>
                  <w:bottom w:w="0" w:type="dxa"/>
                  <w:right w:w="108" w:type="dxa"/>
                </w:tblCellMar>
              </w:tblPrEx>
              <w:trPr>
                <w:trHeight w:val="285" w:hRule="atLeast"/>
              </w:trPr>
              <w:tc>
                <w:tcPr>
                  <w:tcW w:w="2590" w:type="dxa"/>
                  <w:tcBorders>
                    <w:top w:val="nil"/>
                    <w:left w:val="nil"/>
                    <w:bottom w:val="nil"/>
                    <w:right w:val="nil"/>
                  </w:tcBorders>
                  <w:shd w:val="clear" w:color="auto" w:fill="auto"/>
                  <w:noWrap/>
                  <w:vAlign w:val="center"/>
                </w:tcPr>
                <w:p>
                  <w:pPr>
                    <w:widowControl/>
                    <w:jc w:val="center"/>
                    <w:rPr>
                      <w:rFonts w:ascii="Times New Roman" w:hAnsi="Times New Roman" w:eastAsia="等线" w:cs="Times New Roman"/>
                      <w:color w:val="000000"/>
                      <w:kern w:val="0"/>
                      <w:sz w:val="18"/>
                      <w:szCs w:val="18"/>
                    </w:rPr>
                  </w:pPr>
                  <w:r>
                    <w:rPr>
                      <w:rFonts w:ascii="Times New Roman" w:hAnsi="Times New Roman" w:eastAsia="等线" w:cs="Times New Roman"/>
                      <w:color w:val="000000"/>
                      <w:kern w:val="0"/>
                      <w:sz w:val="18"/>
                      <w:szCs w:val="18"/>
                    </w:rPr>
                    <w:t>ARID1B\BAP1</w:t>
                  </w:r>
                </w:p>
              </w:tc>
            </w:tr>
            <w:tr>
              <w:tblPrEx>
                <w:tblCellMar>
                  <w:top w:w="0" w:type="dxa"/>
                  <w:left w:w="108" w:type="dxa"/>
                  <w:bottom w:w="0" w:type="dxa"/>
                  <w:right w:w="108" w:type="dxa"/>
                </w:tblCellMar>
              </w:tblPrEx>
              <w:trPr>
                <w:trHeight w:val="285" w:hRule="atLeast"/>
              </w:trPr>
              <w:tc>
                <w:tcPr>
                  <w:tcW w:w="2590" w:type="dxa"/>
                  <w:tcBorders>
                    <w:top w:val="nil"/>
                    <w:left w:val="nil"/>
                    <w:bottom w:val="nil"/>
                    <w:right w:val="nil"/>
                  </w:tcBorders>
                  <w:shd w:val="clear" w:color="auto" w:fill="auto"/>
                  <w:noWrap/>
                  <w:vAlign w:val="center"/>
                </w:tcPr>
                <w:p>
                  <w:pPr>
                    <w:widowControl/>
                    <w:jc w:val="center"/>
                    <w:rPr>
                      <w:rFonts w:ascii="Times New Roman" w:hAnsi="Times New Roman" w:eastAsia="等线" w:cs="Times New Roman"/>
                      <w:color w:val="000000"/>
                      <w:kern w:val="0"/>
                      <w:sz w:val="18"/>
                      <w:szCs w:val="18"/>
                    </w:rPr>
                  </w:pPr>
                  <w:r>
                    <w:rPr>
                      <w:rFonts w:ascii="Times New Roman" w:hAnsi="Times New Roman" w:eastAsia="等线" w:cs="Times New Roman"/>
                      <w:color w:val="000000"/>
                      <w:kern w:val="0"/>
                      <w:sz w:val="18"/>
                      <w:szCs w:val="18"/>
                    </w:rPr>
                    <w:t>BRCA2\ CASP8</w:t>
                  </w:r>
                </w:p>
              </w:tc>
            </w:tr>
            <w:tr>
              <w:tblPrEx>
                <w:tblCellMar>
                  <w:top w:w="0" w:type="dxa"/>
                  <w:left w:w="108" w:type="dxa"/>
                  <w:bottom w:w="0" w:type="dxa"/>
                  <w:right w:w="108" w:type="dxa"/>
                </w:tblCellMar>
              </w:tblPrEx>
              <w:trPr>
                <w:trHeight w:val="285" w:hRule="atLeast"/>
              </w:trPr>
              <w:tc>
                <w:tcPr>
                  <w:tcW w:w="2590" w:type="dxa"/>
                  <w:tcBorders>
                    <w:top w:val="nil"/>
                    <w:left w:val="nil"/>
                    <w:bottom w:val="nil"/>
                    <w:right w:val="nil"/>
                  </w:tcBorders>
                  <w:shd w:val="clear" w:color="auto" w:fill="auto"/>
                  <w:noWrap/>
                  <w:vAlign w:val="center"/>
                </w:tcPr>
                <w:p>
                  <w:pPr>
                    <w:widowControl/>
                    <w:jc w:val="center"/>
                    <w:rPr>
                      <w:rFonts w:ascii="Times New Roman" w:hAnsi="Times New Roman" w:eastAsia="等线" w:cs="Times New Roman"/>
                      <w:color w:val="000000"/>
                      <w:kern w:val="0"/>
                      <w:sz w:val="18"/>
                      <w:szCs w:val="18"/>
                    </w:rPr>
                  </w:pPr>
                  <w:r>
                    <w:rPr>
                      <w:rFonts w:ascii="Times New Roman" w:hAnsi="Times New Roman" w:eastAsia="等线" w:cs="Times New Roman"/>
                      <w:color w:val="000000"/>
                      <w:kern w:val="0"/>
                      <w:sz w:val="18"/>
                      <w:szCs w:val="18"/>
                    </w:rPr>
                    <w:t>CDH1\CDKN1B</w:t>
                  </w:r>
                </w:p>
              </w:tc>
            </w:tr>
            <w:tr>
              <w:tblPrEx>
                <w:tblCellMar>
                  <w:top w:w="0" w:type="dxa"/>
                  <w:left w:w="108" w:type="dxa"/>
                  <w:bottom w:w="0" w:type="dxa"/>
                  <w:right w:w="108" w:type="dxa"/>
                </w:tblCellMar>
              </w:tblPrEx>
              <w:trPr>
                <w:trHeight w:val="285" w:hRule="atLeast"/>
              </w:trPr>
              <w:tc>
                <w:tcPr>
                  <w:tcW w:w="2590" w:type="dxa"/>
                  <w:tcBorders>
                    <w:top w:val="nil"/>
                    <w:left w:val="nil"/>
                    <w:bottom w:val="nil"/>
                    <w:right w:val="nil"/>
                  </w:tcBorders>
                  <w:shd w:val="clear" w:color="auto" w:fill="auto"/>
                  <w:noWrap/>
                  <w:vAlign w:val="center"/>
                </w:tcPr>
                <w:p>
                  <w:pPr>
                    <w:widowControl/>
                    <w:jc w:val="center"/>
                    <w:rPr>
                      <w:rFonts w:ascii="Times New Roman" w:hAnsi="Times New Roman" w:eastAsia="等线" w:cs="Times New Roman"/>
                      <w:color w:val="000000"/>
                      <w:kern w:val="0"/>
                      <w:sz w:val="18"/>
                      <w:szCs w:val="18"/>
                    </w:rPr>
                  </w:pPr>
                  <w:r>
                    <w:rPr>
                      <w:rFonts w:ascii="Times New Roman" w:hAnsi="Times New Roman" w:eastAsia="等线" w:cs="Times New Roman"/>
                      <w:color w:val="000000"/>
                      <w:kern w:val="0"/>
                      <w:sz w:val="18"/>
                      <w:szCs w:val="18"/>
                    </w:rPr>
                    <w:t>CDKN2A\ CTCF</w:t>
                  </w:r>
                </w:p>
              </w:tc>
            </w:tr>
            <w:tr>
              <w:tblPrEx>
                <w:tblCellMar>
                  <w:top w:w="0" w:type="dxa"/>
                  <w:left w:w="108" w:type="dxa"/>
                  <w:bottom w:w="0" w:type="dxa"/>
                  <w:right w:w="108" w:type="dxa"/>
                </w:tblCellMar>
              </w:tblPrEx>
              <w:trPr>
                <w:trHeight w:val="285" w:hRule="atLeast"/>
              </w:trPr>
              <w:tc>
                <w:tcPr>
                  <w:tcW w:w="2590" w:type="dxa"/>
                  <w:tcBorders>
                    <w:top w:val="nil"/>
                    <w:left w:val="nil"/>
                    <w:bottom w:val="nil"/>
                    <w:right w:val="nil"/>
                  </w:tcBorders>
                  <w:shd w:val="clear" w:color="auto" w:fill="auto"/>
                  <w:noWrap/>
                  <w:vAlign w:val="center"/>
                </w:tcPr>
                <w:p>
                  <w:pPr>
                    <w:widowControl/>
                    <w:jc w:val="center"/>
                    <w:rPr>
                      <w:rFonts w:ascii="Times New Roman" w:hAnsi="Times New Roman" w:eastAsia="等线" w:cs="Times New Roman"/>
                      <w:color w:val="000000"/>
                      <w:kern w:val="0"/>
                      <w:sz w:val="18"/>
                      <w:szCs w:val="18"/>
                    </w:rPr>
                  </w:pPr>
                  <w:r>
                    <w:rPr>
                      <w:rFonts w:ascii="Times New Roman" w:hAnsi="Times New Roman" w:eastAsia="等线" w:cs="Times New Roman"/>
                      <w:color w:val="000000"/>
                      <w:kern w:val="0"/>
                      <w:sz w:val="18"/>
                      <w:szCs w:val="18"/>
                    </w:rPr>
                    <w:t>ERBB2\ ESR1</w:t>
                  </w:r>
                </w:p>
              </w:tc>
            </w:tr>
            <w:tr>
              <w:tblPrEx>
                <w:tblCellMar>
                  <w:top w:w="0" w:type="dxa"/>
                  <w:left w:w="108" w:type="dxa"/>
                  <w:bottom w:w="0" w:type="dxa"/>
                  <w:right w:w="108" w:type="dxa"/>
                </w:tblCellMar>
              </w:tblPrEx>
              <w:trPr>
                <w:trHeight w:val="285" w:hRule="atLeast"/>
              </w:trPr>
              <w:tc>
                <w:tcPr>
                  <w:tcW w:w="2590" w:type="dxa"/>
                  <w:tcBorders>
                    <w:top w:val="nil"/>
                    <w:left w:val="nil"/>
                    <w:bottom w:val="nil"/>
                    <w:right w:val="nil"/>
                  </w:tcBorders>
                  <w:shd w:val="clear" w:color="auto" w:fill="auto"/>
                  <w:noWrap/>
                  <w:vAlign w:val="center"/>
                </w:tcPr>
                <w:p>
                  <w:pPr>
                    <w:widowControl/>
                    <w:jc w:val="center"/>
                    <w:rPr>
                      <w:rFonts w:ascii="Times New Roman" w:hAnsi="Times New Roman" w:eastAsia="等线" w:cs="Times New Roman"/>
                      <w:color w:val="000000"/>
                      <w:kern w:val="0"/>
                      <w:sz w:val="18"/>
                      <w:szCs w:val="18"/>
                    </w:rPr>
                  </w:pPr>
                  <w:r>
                    <w:rPr>
                      <w:rFonts w:ascii="Times New Roman" w:hAnsi="Times New Roman" w:eastAsia="等线" w:cs="Times New Roman"/>
                      <w:color w:val="000000"/>
                      <w:kern w:val="0"/>
                      <w:sz w:val="18"/>
                      <w:szCs w:val="18"/>
                    </w:rPr>
                    <w:t>FOXA1\ GATA3</w:t>
                  </w:r>
                </w:p>
              </w:tc>
            </w:tr>
            <w:tr>
              <w:tblPrEx>
                <w:tblCellMar>
                  <w:top w:w="0" w:type="dxa"/>
                  <w:left w:w="108" w:type="dxa"/>
                  <w:bottom w:w="0" w:type="dxa"/>
                  <w:right w:w="108" w:type="dxa"/>
                </w:tblCellMar>
              </w:tblPrEx>
              <w:trPr>
                <w:trHeight w:val="285" w:hRule="atLeast"/>
              </w:trPr>
              <w:tc>
                <w:tcPr>
                  <w:tcW w:w="2590" w:type="dxa"/>
                  <w:tcBorders>
                    <w:top w:val="nil"/>
                    <w:left w:val="nil"/>
                    <w:bottom w:val="nil"/>
                    <w:right w:val="nil"/>
                  </w:tcBorders>
                  <w:shd w:val="clear" w:color="auto" w:fill="auto"/>
                  <w:noWrap/>
                  <w:vAlign w:val="center"/>
                </w:tcPr>
                <w:p>
                  <w:pPr>
                    <w:widowControl/>
                    <w:jc w:val="center"/>
                    <w:rPr>
                      <w:rFonts w:ascii="Times New Roman" w:hAnsi="Times New Roman" w:eastAsia="等线" w:cs="Times New Roman"/>
                      <w:color w:val="000000"/>
                      <w:kern w:val="0"/>
                      <w:sz w:val="18"/>
                      <w:szCs w:val="18"/>
                    </w:rPr>
                  </w:pPr>
                  <w:r>
                    <w:rPr>
                      <w:rFonts w:ascii="Times New Roman" w:hAnsi="Times New Roman" w:eastAsia="等线" w:cs="Times New Roman"/>
                      <w:color w:val="000000"/>
                      <w:kern w:val="0"/>
                      <w:sz w:val="18"/>
                      <w:szCs w:val="18"/>
                    </w:rPr>
                    <w:t>MAP2K4\ MAP3K1</w:t>
                  </w:r>
                </w:p>
              </w:tc>
            </w:tr>
            <w:tr>
              <w:tblPrEx>
                <w:tblCellMar>
                  <w:top w:w="0" w:type="dxa"/>
                  <w:left w:w="108" w:type="dxa"/>
                  <w:bottom w:w="0" w:type="dxa"/>
                  <w:right w:w="108" w:type="dxa"/>
                </w:tblCellMar>
              </w:tblPrEx>
              <w:trPr>
                <w:trHeight w:val="285" w:hRule="atLeast"/>
              </w:trPr>
              <w:tc>
                <w:tcPr>
                  <w:tcW w:w="2590" w:type="dxa"/>
                  <w:tcBorders>
                    <w:top w:val="nil"/>
                    <w:left w:val="nil"/>
                    <w:bottom w:val="nil"/>
                    <w:right w:val="nil"/>
                  </w:tcBorders>
                  <w:shd w:val="clear" w:color="auto" w:fill="auto"/>
                  <w:noWrap/>
                  <w:vAlign w:val="center"/>
                </w:tcPr>
                <w:p>
                  <w:pPr>
                    <w:widowControl/>
                    <w:jc w:val="center"/>
                    <w:rPr>
                      <w:rFonts w:ascii="Times New Roman" w:hAnsi="Times New Roman" w:eastAsia="等线" w:cs="Times New Roman"/>
                      <w:color w:val="000000"/>
                      <w:kern w:val="0"/>
                      <w:sz w:val="18"/>
                      <w:szCs w:val="18"/>
                    </w:rPr>
                  </w:pPr>
                  <w:r>
                    <w:rPr>
                      <w:rFonts w:ascii="Times New Roman" w:hAnsi="Times New Roman" w:eastAsia="等线" w:cs="Times New Roman"/>
                      <w:color w:val="000000"/>
                      <w:kern w:val="0"/>
                      <w:sz w:val="18"/>
                      <w:szCs w:val="18"/>
                    </w:rPr>
                    <w:t>NCOR1\ PIK3CA</w:t>
                  </w:r>
                </w:p>
              </w:tc>
            </w:tr>
            <w:tr>
              <w:tblPrEx>
                <w:tblCellMar>
                  <w:top w:w="0" w:type="dxa"/>
                  <w:left w:w="108" w:type="dxa"/>
                  <w:bottom w:w="0" w:type="dxa"/>
                  <w:right w:w="108" w:type="dxa"/>
                </w:tblCellMar>
              </w:tblPrEx>
              <w:trPr>
                <w:trHeight w:val="285" w:hRule="atLeast"/>
              </w:trPr>
              <w:tc>
                <w:tcPr>
                  <w:tcW w:w="2590" w:type="dxa"/>
                  <w:tcBorders>
                    <w:top w:val="nil"/>
                    <w:left w:val="nil"/>
                    <w:bottom w:val="nil"/>
                    <w:right w:val="nil"/>
                  </w:tcBorders>
                  <w:shd w:val="clear" w:color="auto" w:fill="auto"/>
                  <w:noWrap/>
                  <w:vAlign w:val="center"/>
                </w:tcPr>
                <w:p>
                  <w:pPr>
                    <w:widowControl/>
                    <w:jc w:val="center"/>
                    <w:rPr>
                      <w:rFonts w:ascii="Times New Roman" w:hAnsi="Times New Roman" w:eastAsia="等线" w:cs="Times New Roman"/>
                      <w:color w:val="000000"/>
                      <w:kern w:val="0"/>
                      <w:sz w:val="18"/>
                      <w:szCs w:val="18"/>
                    </w:rPr>
                  </w:pPr>
                  <w:r>
                    <w:rPr>
                      <w:rFonts w:ascii="Times New Roman" w:hAnsi="Times New Roman" w:eastAsia="等线" w:cs="Times New Roman"/>
                      <w:color w:val="000000"/>
                      <w:kern w:val="0"/>
                      <w:sz w:val="18"/>
                      <w:szCs w:val="18"/>
                    </w:rPr>
                    <w:t>RB1\ SALL4</w:t>
                  </w:r>
                </w:p>
              </w:tc>
            </w:tr>
            <w:tr>
              <w:tblPrEx>
                <w:tblCellMar>
                  <w:top w:w="0" w:type="dxa"/>
                  <w:left w:w="108" w:type="dxa"/>
                  <w:bottom w:w="0" w:type="dxa"/>
                  <w:right w:w="108" w:type="dxa"/>
                </w:tblCellMar>
              </w:tblPrEx>
              <w:trPr>
                <w:trHeight w:val="285" w:hRule="atLeast"/>
              </w:trPr>
              <w:tc>
                <w:tcPr>
                  <w:tcW w:w="2590" w:type="dxa"/>
                  <w:tcBorders>
                    <w:top w:val="nil"/>
                    <w:left w:val="nil"/>
                    <w:bottom w:val="nil"/>
                    <w:right w:val="nil"/>
                  </w:tcBorders>
                  <w:shd w:val="clear" w:color="auto" w:fill="auto"/>
                  <w:noWrap/>
                  <w:vAlign w:val="center"/>
                </w:tcPr>
                <w:p>
                  <w:pPr>
                    <w:widowControl/>
                    <w:jc w:val="center"/>
                    <w:rPr>
                      <w:rFonts w:ascii="Times New Roman" w:hAnsi="Times New Roman" w:eastAsia="等线" w:cs="Times New Roman"/>
                      <w:color w:val="000000"/>
                      <w:kern w:val="0"/>
                      <w:sz w:val="18"/>
                      <w:szCs w:val="18"/>
                    </w:rPr>
                  </w:pPr>
                  <w:r>
                    <w:rPr>
                      <w:rFonts w:ascii="Times New Roman" w:hAnsi="Times New Roman" w:eastAsia="等线" w:cs="Times New Roman"/>
                      <w:color w:val="000000"/>
                      <w:kern w:val="0"/>
                      <w:sz w:val="18"/>
                      <w:szCs w:val="18"/>
                    </w:rPr>
                    <w:t>SMARCD1\ TBX3</w:t>
                  </w:r>
                </w:p>
              </w:tc>
            </w:tr>
            <w:tr>
              <w:tblPrEx>
                <w:tblCellMar>
                  <w:top w:w="0" w:type="dxa"/>
                  <w:left w:w="108" w:type="dxa"/>
                  <w:bottom w:w="0" w:type="dxa"/>
                  <w:right w:w="108" w:type="dxa"/>
                </w:tblCellMar>
              </w:tblPrEx>
              <w:trPr>
                <w:trHeight w:val="285" w:hRule="atLeast"/>
              </w:trPr>
              <w:tc>
                <w:tcPr>
                  <w:tcW w:w="2590" w:type="dxa"/>
                  <w:tcBorders>
                    <w:top w:val="nil"/>
                    <w:left w:val="nil"/>
                    <w:bottom w:val="nil"/>
                    <w:right w:val="nil"/>
                  </w:tcBorders>
                  <w:shd w:val="clear" w:color="auto" w:fill="auto"/>
                  <w:noWrap/>
                  <w:vAlign w:val="center"/>
                </w:tcPr>
                <w:p>
                  <w:pPr>
                    <w:widowControl/>
                    <w:jc w:val="center"/>
                    <w:rPr>
                      <w:rFonts w:ascii="Times New Roman" w:hAnsi="Times New Roman" w:eastAsia="等线" w:cs="Times New Roman"/>
                      <w:color w:val="000000"/>
                      <w:kern w:val="0"/>
                      <w:sz w:val="18"/>
                      <w:szCs w:val="18"/>
                    </w:rPr>
                  </w:pPr>
                  <w:r>
                    <w:rPr>
                      <w:rFonts w:ascii="Times New Roman" w:hAnsi="Times New Roman" w:eastAsia="等线" w:cs="Times New Roman"/>
                      <w:color w:val="000000"/>
                      <w:kern w:val="0"/>
                      <w:sz w:val="18"/>
                      <w:szCs w:val="18"/>
                    </w:rPr>
                    <w:t>TP53</w:t>
                  </w:r>
                </w:p>
              </w:tc>
            </w:tr>
          </w:tbl>
          <w:p>
            <w:pPr>
              <w:jc w:val="center"/>
              <w:rPr>
                <w:rFonts w:ascii="Times New Roman" w:hAnsi="Times New Roman" w:cs="Times New Roman"/>
                <w:sz w:val="18"/>
                <w:szCs w:val="18"/>
              </w:rPr>
            </w:pPr>
          </w:p>
        </w:tc>
        <w:tc>
          <w:tcPr>
            <w:tcW w:w="2903" w:type="dxa"/>
            <w:tcBorders>
              <w:top w:val="single" w:color="auto" w:sz="18" w:space="0"/>
              <w:bottom w:val="single" w:color="auto" w:sz="4" w:space="0"/>
            </w:tcBorders>
            <w:vAlign w:val="center"/>
          </w:tcPr>
          <w:tbl>
            <w:tblPr>
              <w:tblStyle w:val="9"/>
              <w:tblW w:w="2687" w:type="dxa"/>
              <w:tblInd w:w="0" w:type="dxa"/>
              <w:tblLayout w:type="autofit"/>
              <w:tblCellMar>
                <w:top w:w="0" w:type="dxa"/>
                <w:left w:w="108" w:type="dxa"/>
                <w:bottom w:w="0" w:type="dxa"/>
                <w:right w:w="108" w:type="dxa"/>
              </w:tblCellMar>
            </w:tblPr>
            <w:tblGrid>
              <w:gridCol w:w="2687"/>
            </w:tblGrid>
            <w:tr>
              <w:tblPrEx>
                <w:tblCellMar>
                  <w:top w:w="0" w:type="dxa"/>
                  <w:left w:w="108" w:type="dxa"/>
                  <w:bottom w:w="0" w:type="dxa"/>
                  <w:right w:w="108" w:type="dxa"/>
                </w:tblCellMar>
              </w:tblPrEx>
              <w:trPr>
                <w:trHeight w:val="285" w:hRule="atLeast"/>
              </w:trPr>
              <w:tc>
                <w:tcPr>
                  <w:tcW w:w="2687" w:type="dxa"/>
                  <w:tcBorders>
                    <w:top w:val="nil"/>
                    <w:left w:val="nil"/>
                    <w:bottom w:val="nil"/>
                    <w:right w:val="nil"/>
                  </w:tcBorders>
                  <w:shd w:val="clear" w:color="auto" w:fill="auto"/>
                  <w:noWrap/>
                  <w:vAlign w:val="center"/>
                </w:tcPr>
                <w:p>
                  <w:pPr>
                    <w:widowControl/>
                    <w:jc w:val="center"/>
                    <w:rPr>
                      <w:rFonts w:ascii="Times New Roman" w:hAnsi="Times New Roman" w:eastAsia="等线" w:cs="Times New Roman"/>
                      <w:color w:val="000000"/>
                      <w:kern w:val="0"/>
                      <w:sz w:val="18"/>
                      <w:szCs w:val="18"/>
                    </w:rPr>
                  </w:pPr>
                  <w:r>
                    <w:rPr>
                      <w:rFonts w:ascii="Times New Roman" w:hAnsi="Times New Roman" w:eastAsia="等线" w:cs="Times New Roman"/>
                      <w:color w:val="000000"/>
                      <w:kern w:val="0"/>
                      <w:sz w:val="18"/>
                      <w:szCs w:val="18"/>
                    </w:rPr>
                    <w:t>BRAF\ CDKN2A</w:t>
                  </w:r>
                </w:p>
              </w:tc>
            </w:tr>
            <w:tr>
              <w:tblPrEx>
                <w:tblCellMar>
                  <w:top w:w="0" w:type="dxa"/>
                  <w:left w:w="108" w:type="dxa"/>
                  <w:bottom w:w="0" w:type="dxa"/>
                  <w:right w:w="108" w:type="dxa"/>
                </w:tblCellMar>
              </w:tblPrEx>
              <w:trPr>
                <w:trHeight w:val="285" w:hRule="atLeast"/>
              </w:trPr>
              <w:tc>
                <w:tcPr>
                  <w:tcW w:w="2687" w:type="dxa"/>
                  <w:tcBorders>
                    <w:top w:val="nil"/>
                    <w:left w:val="nil"/>
                    <w:bottom w:val="nil"/>
                    <w:right w:val="nil"/>
                  </w:tcBorders>
                  <w:shd w:val="clear" w:color="auto" w:fill="auto"/>
                  <w:noWrap/>
                  <w:vAlign w:val="center"/>
                </w:tcPr>
                <w:p>
                  <w:pPr>
                    <w:widowControl/>
                    <w:jc w:val="center"/>
                    <w:rPr>
                      <w:rFonts w:ascii="Times New Roman" w:hAnsi="Times New Roman" w:eastAsia="等线" w:cs="Times New Roman"/>
                      <w:color w:val="000000"/>
                      <w:kern w:val="0"/>
                      <w:sz w:val="18"/>
                      <w:szCs w:val="18"/>
                    </w:rPr>
                  </w:pPr>
                  <w:r>
                    <w:rPr>
                      <w:rFonts w:ascii="Times New Roman" w:hAnsi="Times New Roman" w:eastAsia="等线" w:cs="Times New Roman"/>
                      <w:color w:val="000000"/>
                      <w:kern w:val="0"/>
                      <w:sz w:val="18"/>
                      <w:szCs w:val="18"/>
                    </w:rPr>
                    <w:t>EGFR\ KDR</w:t>
                  </w:r>
                </w:p>
              </w:tc>
            </w:tr>
            <w:tr>
              <w:tblPrEx>
                <w:tblCellMar>
                  <w:top w:w="0" w:type="dxa"/>
                  <w:left w:w="108" w:type="dxa"/>
                  <w:bottom w:w="0" w:type="dxa"/>
                  <w:right w:w="108" w:type="dxa"/>
                </w:tblCellMar>
              </w:tblPrEx>
              <w:trPr>
                <w:trHeight w:val="285" w:hRule="atLeast"/>
              </w:trPr>
              <w:tc>
                <w:tcPr>
                  <w:tcW w:w="2687" w:type="dxa"/>
                  <w:tcBorders>
                    <w:top w:val="nil"/>
                    <w:left w:val="nil"/>
                    <w:bottom w:val="nil"/>
                    <w:right w:val="nil"/>
                  </w:tcBorders>
                  <w:shd w:val="clear" w:color="auto" w:fill="auto"/>
                  <w:noWrap/>
                  <w:vAlign w:val="center"/>
                </w:tcPr>
                <w:p>
                  <w:pPr>
                    <w:widowControl/>
                    <w:jc w:val="center"/>
                    <w:rPr>
                      <w:rFonts w:ascii="Times New Roman" w:hAnsi="Times New Roman" w:eastAsia="等线" w:cs="Times New Roman"/>
                      <w:color w:val="000000"/>
                      <w:kern w:val="0"/>
                      <w:sz w:val="18"/>
                      <w:szCs w:val="18"/>
                    </w:rPr>
                  </w:pPr>
                  <w:r>
                    <w:rPr>
                      <w:rFonts w:ascii="Times New Roman" w:hAnsi="Times New Roman" w:eastAsia="等线" w:cs="Times New Roman"/>
                      <w:color w:val="000000"/>
                      <w:kern w:val="0"/>
                      <w:sz w:val="18"/>
                      <w:szCs w:val="18"/>
                    </w:rPr>
                    <w:t>KEAP1\ KRAS</w:t>
                  </w:r>
                </w:p>
              </w:tc>
            </w:tr>
            <w:tr>
              <w:tblPrEx>
                <w:tblCellMar>
                  <w:top w:w="0" w:type="dxa"/>
                  <w:left w:w="108" w:type="dxa"/>
                  <w:bottom w:w="0" w:type="dxa"/>
                  <w:right w:w="108" w:type="dxa"/>
                </w:tblCellMar>
              </w:tblPrEx>
              <w:trPr>
                <w:trHeight w:val="285" w:hRule="atLeast"/>
              </w:trPr>
              <w:tc>
                <w:tcPr>
                  <w:tcW w:w="2687" w:type="dxa"/>
                  <w:tcBorders>
                    <w:top w:val="nil"/>
                    <w:left w:val="nil"/>
                    <w:bottom w:val="nil"/>
                    <w:right w:val="nil"/>
                  </w:tcBorders>
                  <w:shd w:val="clear" w:color="auto" w:fill="auto"/>
                  <w:noWrap/>
                  <w:vAlign w:val="center"/>
                </w:tcPr>
                <w:p>
                  <w:pPr>
                    <w:widowControl/>
                    <w:jc w:val="center"/>
                    <w:rPr>
                      <w:rFonts w:ascii="Times New Roman" w:hAnsi="Times New Roman" w:eastAsia="等线" w:cs="Times New Roman"/>
                      <w:color w:val="000000"/>
                      <w:kern w:val="0"/>
                      <w:sz w:val="18"/>
                      <w:szCs w:val="18"/>
                    </w:rPr>
                  </w:pPr>
                  <w:r>
                    <w:rPr>
                      <w:rFonts w:ascii="Times New Roman" w:hAnsi="Times New Roman" w:eastAsia="等线" w:cs="Times New Roman"/>
                      <w:color w:val="000000"/>
                      <w:kern w:val="0"/>
                      <w:sz w:val="18"/>
                      <w:szCs w:val="18"/>
                    </w:rPr>
                    <w:t>LRIG3\ MAP2K1</w:t>
                  </w:r>
                </w:p>
              </w:tc>
            </w:tr>
            <w:tr>
              <w:tblPrEx>
                <w:tblCellMar>
                  <w:top w:w="0" w:type="dxa"/>
                  <w:left w:w="108" w:type="dxa"/>
                  <w:bottom w:w="0" w:type="dxa"/>
                  <w:right w:w="108" w:type="dxa"/>
                </w:tblCellMar>
              </w:tblPrEx>
              <w:trPr>
                <w:trHeight w:val="285" w:hRule="atLeast"/>
              </w:trPr>
              <w:tc>
                <w:tcPr>
                  <w:tcW w:w="2687" w:type="dxa"/>
                  <w:tcBorders>
                    <w:top w:val="nil"/>
                    <w:left w:val="nil"/>
                    <w:bottom w:val="nil"/>
                    <w:right w:val="nil"/>
                  </w:tcBorders>
                  <w:shd w:val="clear" w:color="auto" w:fill="auto"/>
                  <w:noWrap/>
                  <w:vAlign w:val="center"/>
                </w:tcPr>
                <w:p>
                  <w:pPr>
                    <w:widowControl/>
                    <w:jc w:val="center"/>
                    <w:rPr>
                      <w:rFonts w:ascii="Times New Roman" w:hAnsi="Times New Roman" w:eastAsia="等线" w:cs="Times New Roman"/>
                      <w:color w:val="000000"/>
                      <w:kern w:val="0"/>
                      <w:sz w:val="18"/>
                      <w:szCs w:val="18"/>
                    </w:rPr>
                  </w:pPr>
                  <w:r>
                    <w:rPr>
                      <w:rFonts w:ascii="Times New Roman" w:hAnsi="Times New Roman" w:eastAsia="等线" w:cs="Times New Roman"/>
                      <w:color w:val="000000"/>
                      <w:kern w:val="0"/>
                      <w:sz w:val="18"/>
                      <w:szCs w:val="18"/>
                    </w:rPr>
                    <w:t>RBM10\ RET</w:t>
                  </w:r>
                </w:p>
              </w:tc>
            </w:tr>
            <w:tr>
              <w:tblPrEx>
                <w:tblCellMar>
                  <w:top w:w="0" w:type="dxa"/>
                  <w:left w:w="108" w:type="dxa"/>
                  <w:bottom w:w="0" w:type="dxa"/>
                  <w:right w:w="108" w:type="dxa"/>
                </w:tblCellMar>
              </w:tblPrEx>
              <w:trPr>
                <w:trHeight w:val="285" w:hRule="atLeast"/>
              </w:trPr>
              <w:tc>
                <w:tcPr>
                  <w:tcW w:w="2687" w:type="dxa"/>
                  <w:tcBorders>
                    <w:top w:val="nil"/>
                    <w:left w:val="nil"/>
                    <w:bottom w:val="nil"/>
                    <w:right w:val="nil"/>
                  </w:tcBorders>
                  <w:shd w:val="clear" w:color="auto" w:fill="auto"/>
                  <w:noWrap/>
                  <w:vAlign w:val="center"/>
                </w:tcPr>
                <w:p>
                  <w:pPr>
                    <w:widowControl/>
                    <w:jc w:val="center"/>
                    <w:rPr>
                      <w:rFonts w:ascii="Times New Roman" w:hAnsi="Times New Roman" w:eastAsia="等线" w:cs="Times New Roman"/>
                      <w:color w:val="000000"/>
                      <w:kern w:val="0"/>
                      <w:sz w:val="18"/>
                      <w:szCs w:val="18"/>
                    </w:rPr>
                  </w:pPr>
                  <w:r>
                    <w:rPr>
                      <w:rFonts w:ascii="Times New Roman" w:hAnsi="Times New Roman" w:eastAsia="等线" w:cs="Times New Roman"/>
                      <w:color w:val="000000"/>
                      <w:kern w:val="0"/>
                      <w:sz w:val="18"/>
                      <w:szCs w:val="18"/>
                    </w:rPr>
                    <w:t>SMARCA4\ STK11</w:t>
                  </w:r>
                </w:p>
              </w:tc>
            </w:tr>
            <w:tr>
              <w:tblPrEx>
                <w:tblCellMar>
                  <w:top w:w="0" w:type="dxa"/>
                  <w:left w:w="108" w:type="dxa"/>
                  <w:bottom w:w="0" w:type="dxa"/>
                  <w:right w:w="108" w:type="dxa"/>
                </w:tblCellMar>
              </w:tblPrEx>
              <w:trPr>
                <w:trHeight w:val="285" w:hRule="atLeast"/>
              </w:trPr>
              <w:tc>
                <w:tcPr>
                  <w:tcW w:w="2687" w:type="dxa"/>
                  <w:tcBorders>
                    <w:top w:val="nil"/>
                    <w:left w:val="nil"/>
                    <w:bottom w:val="nil"/>
                    <w:right w:val="nil"/>
                  </w:tcBorders>
                  <w:shd w:val="clear" w:color="auto" w:fill="auto"/>
                  <w:noWrap/>
                  <w:vAlign w:val="center"/>
                </w:tcPr>
                <w:p>
                  <w:pPr>
                    <w:widowControl/>
                    <w:jc w:val="center"/>
                    <w:rPr>
                      <w:rFonts w:ascii="Times New Roman" w:hAnsi="Times New Roman" w:eastAsia="等线" w:cs="Times New Roman"/>
                      <w:color w:val="000000"/>
                      <w:kern w:val="0"/>
                      <w:sz w:val="18"/>
                      <w:szCs w:val="18"/>
                    </w:rPr>
                  </w:pPr>
                  <w:r>
                    <w:rPr>
                      <w:rFonts w:ascii="Times New Roman" w:hAnsi="Times New Roman" w:eastAsia="等线" w:cs="Times New Roman"/>
                      <w:color w:val="000000"/>
                      <w:kern w:val="0"/>
                      <w:sz w:val="18"/>
                      <w:szCs w:val="18"/>
                    </w:rPr>
                    <w:t>TP53\ DROSHA</w:t>
                  </w:r>
                </w:p>
              </w:tc>
            </w:tr>
            <w:tr>
              <w:tblPrEx>
                <w:tblCellMar>
                  <w:top w:w="0" w:type="dxa"/>
                  <w:left w:w="108" w:type="dxa"/>
                  <w:bottom w:w="0" w:type="dxa"/>
                  <w:right w:w="108" w:type="dxa"/>
                </w:tblCellMar>
              </w:tblPrEx>
              <w:trPr>
                <w:trHeight w:val="285" w:hRule="atLeast"/>
              </w:trPr>
              <w:tc>
                <w:tcPr>
                  <w:tcW w:w="2687" w:type="dxa"/>
                  <w:tcBorders>
                    <w:top w:val="nil"/>
                    <w:left w:val="nil"/>
                    <w:bottom w:val="nil"/>
                    <w:right w:val="nil"/>
                  </w:tcBorders>
                  <w:shd w:val="clear" w:color="auto" w:fill="auto"/>
                  <w:noWrap/>
                  <w:vAlign w:val="center"/>
                </w:tcPr>
                <w:p>
                  <w:pPr>
                    <w:widowControl/>
                    <w:jc w:val="center"/>
                    <w:rPr>
                      <w:rFonts w:ascii="Times New Roman" w:hAnsi="Times New Roman" w:eastAsia="等线" w:cs="Times New Roman"/>
                      <w:color w:val="000000"/>
                      <w:kern w:val="0"/>
                      <w:sz w:val="18"/>
                      <w:szCs w:val="18"/>
                    </w:rPr>
                  </w:pPr>
                  <w:r>
                    <w:rPr>
                      <w:rFonts w:ascii="Times New Roman" w:hAnsi="Times New Roman" w:eastAsia="等线" w:cs="Times New Roman"/>
                      <w:color w:val="000000"/>
                      <w:kern w:val="0"/>
                      <w:sz w:val="18"/>
                      <w:szCs w:val="18"/>
                    </w:rPr>
                    <w:t>FGFR2\ NFE2L2</w:t>
                  </w:r>
                </w:p>
              </w:tc>
            </w:tr>
            <w:tr>
              <w:tblPrEx>
                <w:tblCellMar>
                  <w:top w:w="0" w:type="dxa"/>
                  <w:left w:w="108" w:type="dxa"/>
                  <w:bottom w:w="0" w:type="dxa"/>
                  <w:right w:w="108" w:type="dxa"/>
                </w:tblCellMar>
              </w:tblPrEx>
              <w:trPr>
                <w:trHeight w:val="285" w:hRule="atLeast"/>
              </w:trPr>
              <w:tc>
                <w:tcPr>
                  <w:tcW w:w="2687" w:type="dxa"/>
                  <w:tcBorders>
                    <w:top w:val="nil"/>
                    <w:left w:val="nil"/>
                    <w:bottom w:val="nil"/>
                    <w:right w:val="nil"/>
                  </w:tcBorders>
                  <w:shd w:val="clear" w:color="auto" w:fill="auto"/>
                  <w:noWrap/>
                  <w:vAlign w:val="center"/>
                </w:tcPr>
                <w:p>
                  <w:pPr>
                    <w:widowControl/>
                    <w:jc w:val="center"/>
                    <w:rPr>
                      <w:rFonts w:ascii="Times New Roman" w:hAnsi="Times New Roman" w:eastAsia="等线" w:cs="Times New Roman"/>
                      <w:color w:val="000000"/>
                      <w:kern w:val="0"/>
                      <w:sz w:val="18"/>
                      <w:szCs w:val="18"/>
                    </w:rPr>
                  </w:pPr>
                  <w:r>
                    <w:rPr>
                      <w:rFonts w:ascii="Times New Roman" w:hAnsi="Times New Roman" w:eastAsia="等线" w:cs="Times New Roman"/>
                      <w:color w:val="000000"/>
                      <w:kern w:val="0"/>
                      <w:sz w:val="18"/>
                      <w:szCs w:val="18"/>
                    </w:rPr>
                    <w:t>NOTCH1\ RAD21</w:t>
                  </w:r>
                </w:p>
              </w:tc>
            </w:tr>
          </w:tbl>
          <w:p>
            <w:pPr>
              <w:jc w:val="center"/>
              <w:rPr>
                <w:rFonts w:ascii="Times New Roman" w:hAnsi="Times New Roman" w:cs="Times New Roman"/>
                <w:sz w:val="18"/>
                <w:szCs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50" w:hRule="atLeast"/>
        </w:trPr>
        <w:tc>
          <w:tcPr>
            <w:tcW w:w="2779" w:type="dxa"/>
            <w:tcBorders>
              <w:top w:val="single" w:color="auto" w:sz="4" w:space="0"/>
              <w:bottom w:val="single" w:color="auto" w:sz="18" w:space="0"/>
            </w:tcBorders>
            <w:shd w:val="clear" w:color="auto" w:fill="BEBEBE" w:themeFill="background1" w:themeFillShade="BF"/>
            <w:vAlign w:val="center"/>
          </w:tcPr>
          <w:p>
            <w:pPr>
              <w:jc w:val="center"/>
              <w:rPr>
                <w:rFonts w:ascii="Times New Roman" w:hAnsi="Times New Roman" w:cs="Times New Roman"/>
                <w:b/>
                <w:bCs/>
                <w:sz w:val="18"/>
                <w:szCs w:val="18"/>
              </w:rPr>
            </w:pPr>
            <w:r>
              <w:rPr>
                <w:rFonts w:ascii="Times New Roman" w:hAnsi="Times New Roman" w:cs="Times New Roman"/>
                <w:b/>
                <w:bCs/>
                <w:sz w:val="18"/>
                <w:szCs w:val="18"/>
              </w:rPr>
              <w:t>Driver genes contained in all PDNBs</w:t>
            </w:r>
          </w:p>
        </w:tc>
        <w:tc>
          <w:tcPr>
            <w:tcW w:w="2840" w:type="dxa"/>
            <w:tcBorders>
              <w:top w:val="single" w:color="auto" w:sz="4" w:space="0"/>
              <w:bottom w:val="single" w:color="auto" w:sz="18" w:space="0"/>
            </w:tcBorders>
            <w:vAlign w:val="center"/>
          </w:tcPr>
          <w:p>
            <w:pPr>
              <w:widowControl/>
              <w:jc w:val="center"/>
              <w:rPr>
                <w:rFonts w:ascii="Times New Roman" w:hAnsi="Times New Roman" w:eastAsia="等线" w:cs="Times New Roman"/>
                <w:color w:val="000000"/>
                <w:kern w:val="0"/>
                <w:sz w:val="18"/>
                <w:szCs w:val="18"/>
              </w:rPr>
            </w:pPr>
            <w:r>
              <w:rPr>
                <w:rFonts w:ascii="Times New Roman" w:hAnsi="Times New Roman" w:eastAsia="等线" w:cs="Times New Roman"/>
                <w:color w:val="000000"/>
                <w:kern w:val="0"/>
                <w:sz w:val="18"/>
                <w:szCs w:val="18"/>
              </w:rPr>
              <w:t>AKT1</w:t>
            </w:r>
            <w:r>
              <w:rPr>
                <w:rFonts w:hint="eastAsia" w:ascii="Times New Roman" w:hAnsi="Times New Roman" w:eastAsia="等线" w:cs="Times New Roman"/>
                <w:color w:val="000000"/>
                <w:kern w:val="0"/>
                <w:sz w:val="18"/>
                <w:szCs w:val="18"/>
              </w:rPr>
              <w:t>、</w:t>
            </w:r>
            <w:r>
              <w:rPr>
                <w:rFonts w:ascii="Times New Roman" w:hAnsi="Times New Roman" w:eastAsia="等线" w:cs="Times New Roman"/>
                <w:color w:val="000000"/>
                <w:kern w:val="0"/>
                <w:sz w:val="18"/>
                <w:szCs w:val="18"/>
              </w:rPr>
              <w:t>ARID1B</w:t>
            </w:r>
          </w:p>
        </w:tc>
        <w:tc>
          <w:tcPr>
            <w:tcW w:w="2903" w:type="dxa"/>
            <w:tcBorders>
              <w:top w:val="single" w:color="auto" w:sz="4" w:space="0"/>
              <w:bottom w:val="single" w:color="auto" w:sz="18" w:space="0"/>
            </w:tcBorders>
            <w:vAlign w:val="center"/>
          </w:tcPr>
          <w:p>
            <w:pPr>
              <w:widowControl/>
              <w:jc w:val="center"/>
              <w:rPr>
                <w:rFonts w:ascii="Times New Roman" w:hAnsi="Times New Roman" w:eastAsia="等线" w:cs="Times New Roman"/>
                <w:color w:val="000000"/>
                <w:kern w:val="0"/>
                <w:sz w:val="18"/>
                <w:szCs w:val="18"/>
              </w:rPr>
            </w:pPr>
            <w:r>
              <w:rPr>
                <w:rFonts w:ascii="Times New Roman" w:hAnsi="Times New Roman" w:eastAsia="等线" w:cs="Times New Roman"/>
                <w:color w:val="000000"/>
                <w:kern w:val="0"/>
                <w:sz w:val="18"/>
                <w:szCs w:val="18"/>
              </w:rPr>
              <w:t>SMARCA4</w:t>
            </w:r>
            <w:r>
              <w:rPr>
                <w:rFonts w:hint="eastAsia" w:ascii="Times New Roman" w:hAnsi="Times New Roman" w:eastAsia="等线" w:cs="Times New Roman"/>
                <w:color w:val="000000"/>
                <w:kern w:val="0"/>
                <w:sz w:val="18"/>
                <w:szCs w:val="18"/>
              </w:rPr>
              <w:t>、</w:t>
            </w:r>
            <w:r>
              <w:rPr>
                <w:rFonts w:ascii="Times New Roman" w:hAnsi="Times New Roman" w:eastAsia="等线" w:cs="Times New Roman"/>
                <w:color w:val="000000"/>
                <w:kern w:val="0"/>
                <w:sz w:val="18"/>
                <w:szCs w:val="18"/>
              </w:rPr>
              <w:t>KDR</w:t>
            </w:r>
          </w:p>
          <w:p>
            <w:pPr>
              <w:widowControl/>
              <w:jc w:val="center"/>
              <w:rPr>
                <w:rFonts w:ascii="Times New Roman" w:hAnsi="Times New Roman" w:eastAsia="等线" w:cs="Times New Roman"/>
                <w:color w:val="000000"/>
                <w:kern w:val="0"/>
                <w:sz w:val="18"/>
                <w:szCs w:val="18"/>
              </w:rPr>
            </w:pPr>
            <w:r>
              <w:rPr>
                <w:rFonts w:ascii="Times New Roman" w:hAnsi="Times New Roman" w:eastAsia="等线" w:cs="Times New Roman"/>
                <w:color w:val="000000"/>
                <w:kern w:val="0"/>
                <w:sz w:val="18"/>
                <w:szCs w:val="18"/>
              </w:rPr>
              <w:t>TP53</w:t>
            </w:r>
            <w:r>
              <w:rPr>
                <w:rFonts w:hint="eastAsia" w:ascii="Times New Roman" w:hAnsi="Times New Roman" w:eastAsia="等线" w:cs="Times New Roman"/>
                <w:color w:val="000000"/>
                <w:kern w:val="0"/>
                <w:sz w:val="18"/>
                <w:szCs w:val="18"/>
              </w:rPr>
              <w:t>、</w:t>
            </w:r>
            <w:r>
              <w:rPr>
                <w:rFonts w:ascii="Times New Roman" w:hAnsi="Times New Roman" w:eastAsia="等线" w:cs="Times New Roman"/>
                <w:color w:val="000000"/>
                <w:kern w:val="0"/>
                <w:sz w:val="18"/>
                <w:szCs w:val="18"/>
              </w:rPr>
              <w:t>RET</w:t>
            </w:r>
          </w:p>
          <w:p>
            <w:pPr>
              <w:widowControl/>
              <w:jc w:val="center"/>
              <w:rPr>
                <w:rFonts w:ascii="Times New Roman" w:hAnsi="Times New Roman" w:eastAsia="等线" w:cs="Times New Roman"/>
                <w:color w:val="000000"/>
                <w:kern w:val="0"/>
                <w:sz w:val="18"/>
                <w:szCs w:val="18"/>
              </w:rPr>
            </w:pPr>
            <w:r>
              <w:rPr>
                <w:rFonts w:ascii="Times New Roman" w:hAnsi="Times New Roman" w:eastAsia="等线" w:cs="Times New Roman"/>
                <w:color w:val="000000"/>
                <w:kern w:val="0"/>
                <w:sz w:val="18"/>
                <w:szCs w:val="18"/>
              </w:rPr>
              <w:t>CDKN2A</w:t>
            </w:r>
            <w:r>
              <w:rPr>
                <w:rFonts w:hint="eastAsia" w:ascii="Times New Roman" w:hAnsi="Times New Roman" w:eastAsia="等线" w:cs="Times New Roman"/>
                <w:color w:val="000000"/>
                <w:kern w:val="0"/>
                <w:sz w:val="18"/>
                <w:szCs w:val="18"/>
              </w:rPr>
              <w:t>、</w:t>
            </w:r>
            <w:r>
              <w:rPr>
                <w:rFonts w:ascii="Times New Roman" w:hAnsi="Times New Roman" w:eastAsia="等线" w:cs="Times New Roman"/>
                <w:color w:val="000000"/>
                <w:kern w:val="0"/>
                <w:sz w:val="18"/>
                <w:szCs w:val="18"/>
              </w:rPr>
              <w:t>FGFR2</w:t>
            </w:r>
          </w:p>
          <w:p>
            <w:pPr>
              <w:widowControl/>
              <w:jc w:val="center"/>
              <w:rPr>
                <w:rFonts w:ascii="Times New Roman" w:hAnsi="Times New Roman" w:eastAsia="等线" w:cs="Times New Roman"/>
                <w:color w:val="000000"/>
                <w:kern w:val="0"/>
                <w:sz w:val="18"/>
                <w:szCs w:val="18"/>
              </w:rPr>
            </w:pPr>
            <w:r>
              <w:rPr>
                <w:rFonts w:ascii="Times New Roman" w:hAnsi="Times New Roman" w:eastAsia="等线" w:cs="Times New Roman"/>
                <w:color w:val="000000"/>
                <w:kern w:val="0"/>
                <w:sz w:val="18"/>
                <w:szCs w:val="18"/>
              </w:rPr>
              <w:t>MAP2K1</w:t>
            </w:r>
            <w:r>
              <w:rPr>
                <w:rFonts w:hint="eastAsia" w:ascii="Times New Roman" w:hAnsi="Times New Roman" w:eastAsia="等线" w:cs="Times New Roman"/>
                <w:color w:val="000000"/>
                <w:kern w:val="0"/>
                <w:sz w:val="18"/>
                <w:szCs w:val="18"/>
              </w:rPr>
              <w:t>、</w:t>
            </w:r>
            <w:r>
              <w:rPr>
                <w:rFonts w:ascii="Times New Roman" w:hAnsi="Times New Roman" w:eastAsia="等线" w:cs="Times New Roman"/>
                <w:color w:val="000000"/>
                <w:kern w:val="0"/>
                <w:sz w:val="18"/>
                <w:szCs w:val="18"/>
              </w:rPr>
              <w:t>NFE2L2</w:t>
            </w:r>
          </w:p>
          <w:p>
            <w:pPr>
              <w:widowControl/>
              <w:jc w:val="center"/>
              <w:rPr>
                <w:rFonts w:ascii="Times New Roman" w:hAnsi="Times New Roman" w:eastAsia="等线" w:cs="Times New Roman"/>
                <w:color w:val="000000"/>
                <w:kern w:val="0"/>
                <w:sz w:val="18"/>
                <w:szCs w:val="18"/>
              </w:rPr>
            </w:pPr>
            <w:r>
              <w:rPr>
                <w:rFonts w:ascii="Times New Roman" w:hAnsi="Times New Roman" w:eastAsia="等线" w:cs="Times New Roman"/>
                <w:color w:val="000000"/>
                <w:kern w:val="0"/>
                <w:sz w:val="18"/>
                <w:szCs w:val="18"/>
              </w:rPr>
              <w:t>NOTCH1</w:t>
            </w:r>
            <w:r>
              <w:rPr>
                <w:rFonts w:hint="eastAsia" w:ascii="Times New Roman" w:hAnsi="Times New Roman" w:eastAsia="等线" w:cs="Times New Roman"/>
                <w:color w:val="000000"/>
                <w:kern w:val="0"/>
                <w:sz w:val="18"/>
                <w:szCs w:val="18"/>
              </w:rPr>
              <w:t>、</w:t>
            </w:r>
            <w:r>
              <w:rPr>
                <w:rFonts w:ascii="Times New Roman" w:hAnsi="Times New Roman" w:eastAsia="等线" w:cs="Times New Roman"/>
                <w:color w:val="000000"/>
                <w:kern w:val="0"/>
                <w:sz w:val="18"/>
                <w:szCs w:val="18"/>
              </w:rPr>
              <w:t>RBM10</w:t>
            </w:r>
          </w:p>
          <w:p>
            <w:pPr>
              <w:widowControl/>
              <w:jc w:val="center"/>
              <w:rPr>
                <w:rFonts w:ascii="Times New Roman" w:hAnsi="Times New Roman" w:eastAsia="等线" w:cs="Times New Roman"/>
                <w:color w:val="000000"/>
                <w:kern w:val="0"/>
                <w:sz w:val="18"/>
                <w:szCs w:val="18"/>
              </w:rPr>
            </w:pPr>
            <w:r>
              <w:rPr>
                <w:rFonts w:ascii="Times New Roman" w:hAnsi="Times New Roman" w:eastAsia="等线" w:cs="Times New Roman"/>
                <w:color w:val="000000"/>
                <w:kern w:val="0"/>
                <w:sz w:val="18"/>
                <w:szCs w:val="18"/>
              </w:rPr>
              <w:t>STK11</w:t>
            </w:r>
            <w:r>
              <w:rPr>
                <w:rFonts w:hint="eastAsia" w:ascii="Times New Roman" w:hAnsi="Times New Roman" w:eastAsia="等线" w:cs="Times New Roman"/>
                <w:color w:val="000000"/>
                <w:kern w:val="0"/>
                <w:sz w:val="18"/>
                <w:szCs w:val="18"/>
              </w:rPr>
              <w:t>、</w:t>
            </w:r>
            <w:r>
              <w:rPr>
                <w:rFonts w:ascii="Times New Roman" w:hAnsi="Times New Roman" w:eastAsia="等线" w:cs="Times New Roman"/>
                <w:color w:val="000000"/>
                <w:kern w:val="0"/>
                <w:sz w:val="18"/>
                <w:szCs w:val="18"/>
              </w:rPr>
              <w:t>BRAF</w:t>
            </w:r>
          </w:p>
          <w:p>
            <w:pPr>
              <w:widowControl/>
              <w:jc w:val="center"/>
              <w:rPr>
                <w:rFonts w:ascii="Times New Roman" w:hAnsi="Times New Roman" w:eastAsia="等线" w:cs="Times New Roman"/>
                <w:color w:val="000000"/>
                <w:kern w:val="0"/>
                <w:sz w:val="18"/>
                <w:szCs w:val="18"/>
              </w:rPr>
            </w:pPr>
            <w:r>
              <w:rPr>
                <w:rFonts w:ascii="Times New Roman" w:hAnsi="Times New Roman" w:eastAsia="等线" w:cs="Times New Roman"/>
                <w:color w:val="000000"/>
                <w:kern w:val="0"/>
                <w:sz w:val="18"/>
                <w:szCs w:val="18"/>
              </w:rPr>
              <w:t>CDKN2A</w:t>
            </w:r>
            <w:r>
              <w:rPr>
                <w:rFonts w:hint="eastAsia" w:ascii="Times New Roman" w:hAnsi="Times New Roman" w:eastAsia="等线" w:cs="Times New Roman"/>
                <w:color w:val="000000"/>
                <w:kern w:val="0"/>
                <w:sz w:val="18"/>
                <w:szCs w:val="18"/>
              </w:rPr>
              <w:t>、</w:t>
            </w:r>
            <w:r>
              <w:rPr>
                <w:rFonts w:ascii="Times New Roman" w:hAnsi="Times New Roman" w:eastAsia="等线" w:cs="Times New Roman"/>
                <w:color w:val="000000"/>
                <w:kern w:val="0"/>
                <w:sz w:val="18"/>
                <w:szCs w:val="18"/>
              </w:rPr>
              <w:t>EGFR</w:t>
            </w:r>
          </w:p>
          <w:p>
            <w:pPr>
              <w:widowControl/>
              <w:jc w:val="center"/>
              <w:rPr>
                <w:rFonts w:ascii="Times New Roman" w:hAnsi="Times New Roman" w:eastAsia="等线" w:cs="Times New Roman"/>
                <w:color w:val="000000"/>
                <w:kern w:val="0"/>
                <w:sz w:val="18"/>
                <w:szCs w:val="18"/>
              </w:rPr>
            </w:pPr>
            <w:r>
              <w:rPr>
                <w:rFonts w:ascii="Times New Roman" w:hAnsi="Times New Roman" w:eastAsia="等线" w:cs="Times New Roman"/>
                <w:color w:val="000000"/>
                <w:kern w:val="0"/>
                <w:sz w:val="18"/>
                <w:szCs w:val="18"/>
              </w:rPr>
              <w:t>KRAS</w:t>
            </w:r>
            <w:r>
              <w:rPr>
                <w:rFonts w:hint="eastAsia" w:ascii="Times New Roman" w:hAnsi="Times New Roman" w:eastAsia="等线" w:cs="Times New Roman"/>
                <w:color w:val="000000"/>
                <w:kern w:val="0"/>
                <w:sz w:val="18"/>
                <w:szCs w:val="18"/>
              </w:rPr>
              <w:t>、</w:t>
            </w:r>
          </w:p>
        </w:tc>
      </w:tr>
    </w:tbl>
    <w:p/>
    <w:p>
      <w:pPr>
        <w:tabs>
          <w:tab w:val="left" w:pos="1642"/>
        </w:tabs>
        <w:spacing w:line="440" w:lineRule="exact"/>
        <w:rPr>
          <w:rFonts w:ascii="Times New Roman" w:hAnsi="Times New Roman" w:cs="Times New Roman"/>
        </w:rPr>
      </w:pPr>
      <w:r>
        <w:rPr>
          <w:rFonts w:ascii="Times New Roman" w:hAnsi="Times New Roman" w:cs="Times New Roman"/>
          <w:b/>
        </w:rPr>
        <w:t xml:space="preserve">Table </w:t>
      </w:r>
      <w:r>
        <w:rPr>
          <w:rFonts w:hint="eastAsia" w:ascii="Times New Roman" w:hAnsi="Times New Roman" w:cs="Times New Roman"/>
          <w:b/>
        </w:rPr>
        <w:t>S</w:t>
      </w:r>
      <w:r>
        <w:rPr>
          <w:rFonts w:ascii="Times New Roman" w:hAnsi="Times New Roman" w:cs="Times New Roman"/>
          <w:b/>
        </w:rPr>
        <w:t xml:space="preserve">2.  Breast and lung cancer biomarker genes and Biomarker genes identified by </w:t>
      </w:r>
      <w:r>
        <w:rPr>
          <w:rFonts w:ascii="Times New Roman" w:hAnsi="Times New Roman" w:cs="Times New Roman"/>
          <w:b/>
          <w:bCs/>
          <w:sz w:val="18"/>
          <w:szCs w:val="18"/>
        </w:rPr>
        <w:t>MMPDNB</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01"/>
        <w:gridCol w:w="3682"/>
        <w:gridCol w:w="373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101" w:type="dxa"/>
            <w:tcBorders>
              <w:top w:val="single" w:color="auto" w:sz="18" w:space="0"/>
              <w:bottom w:val="single" w:color="auto" w:sz="18" w:space="0"/>
            </w:tcBorders>
            <w:shd w:val="clear" w:color="auto" w:fill="BEBEBE" w:themeFill="background1" w:themeFillShade="BF"/>
            <w:vAlign w:val="center"/>
          </w:tcPr>
          <w:p>
            <w:pPr>
              <w:jc w:val="center"/>
              <w:rPr>
                <w:rFonts w:ascii="Times New Roman" w:hAnsi="Times New Roman" w:cs="Times New Roman"/>
                <w:sz w:val="18"/>
                <w:szCs w:val="18"/>
              </w:rPr>
            </w:pPr>
          </w:p>
        </w:tc>
        <w:tc>
          <w:tcPr>
            <w:tcW w:w="3682" w:type="dxa"/>
            <w:tcBorders>
              <w:top w:val="single" w:color="auto" w:sz="18" w:space="0"/>
              <w:bottom w:val="single" w:color="auto" w:sz="18" w:space="0"/>
            </w:tcBorders>
            <w:shd w:val="clear" w:color="auto" w:fill="BEBEBE" w:themeFill="background1" w:themeFillShade="BF"/>
            <w:vAlign w:val="center"/>
          </w:tcPr>
          <w:p>
            <w:pPr>
              <w:jc w:val="center"/>
              <w:rPr>
                <w:rFonts w:ascii="Times New Roman" w:hAnsi="Times New Roman" w:cs="Times New Roman"/>
                <w:b/>
                <w:bCs/>
                <w:sz w:val="18"/>
                <w:szCs w:val="18"/>
              </w:rPr>
            </w:pPr>
            <w:r>
              <w:rPr>
                <w:rFonts w:hint="eastAsia" w:ascii="Times New Roman" w:hAnsi="Times New Roman" w:cs="Times New Roman"/>
                <w:b/>
                <w:bCs/>
                <w:sz w:val="18"/>
                <w:szCs w:val="18"/>
              </w:rPr>
              <w:t>Breast</w:t>
            </w:r>
            <w:r>
              <w:rPr>
                <w:rFonts w:ascii="Times New Roman" w:hAnsi="Times New Roman" w:cs="Times New Roman"/>
                <w:b/>
                <w:bCs/>
                <w:sz w:val="18"/>
                <w:szCs w:val="18"/>
              </w:rPr>
              <w:t xml:space="preserve"> </w:t>
            </w:r>
            <w:r>
              <w:rPr>
                <w:rFonts w:hint="eastAsia" w:ascii="Times New Roman" w:hAnsi="Times New Roman" w:cs="Times New Roman"/>
                <w:b/>
                <w:bCs/>
                <w:sz w:val="18"/>
                <w:szCs w:val="18"/>
              </w:rPr>
              <w:t>cancer</w:t>
            </w:r>
          </w:p>
        </w:tc>
        <w:tc>
          <w:tcPr>
            <w:tcW w:w="3739" w:type="dxa"/>
            <w:tcBorders>
              <w:top w:val="single" w:color="auto" w:sz="18" w:space="0"/>
              <w:bottom w:val="single" w:color="auto" w:sz="18" w:space="0"/>
            </w:tcBorders>
            <w:shd w:val="clear" w:color="auto" w:fill="BEBEBE" w:themeFill="background1" w:themeFillShade="BF"/>
            <w:vAlign w:val="center"/>
          </w:tcPr>
          <w:p>
            <w:pPr>
              <w:jc w:val="center"/>
              <w:rPr>
                <w:rFonts w:ascii="Times New Roman" w:hAnsi="Times New Roman" w:cs="Times New Roman"/>
                <w:b/>
                <w:bCs/>
                <w:sz w:val="18"/>
                <w:szCs w:val="18"/>
              </w:rPr>
            </w:pPr>
            <w:r>
              <w:rPr>
                <w:rFonts w:ascii="Times New Roman" w:hAnsi="Times New Roman" w:cs="Times New Roman"/>
                <w:b/>
                <w:bCs/>
                <w:sz w:val="18"/>
                <w:szCs w:val="18"/>
              </w:rPr>
              <w:t>L</w:t>
            </w:r>
            <w:r>
              <w:rPr>
                <w:rFonts w:hint="eastAsia" w:ascii="Times New Roman" w:hAnsi="Times New Roman" w:cs="Times New Roman"/>
                <w:b/>
                <w:bCs/>
                <w:sz w:val="18"/>
                <w:szCs w:val="18"/>
              </w:rPr>
              <w:t>ung</w:t>
            </w:r>
            <w:r>
              <w:rPr>
                <w:rFonts w:ascii="Times New Roman" w:hAnsi="Times New Roman" w:cs="Times New Roman"/>
                <w:b/>
                <w:bCs/>
                <w:sz w:val="18"/>
                <w:szCs w:val="18"/>
              </w:rPr>
              <w:t xml:space="preserve"> </w:t>
            </w:r>
            <w:r>
              <w:rPr>
                <w:rFonts w:hint="eastAsia" w:ascii="Times New Roman" w:hAnsi="Times New Roman" w:cs="Times New Roman"/>
                <w:b/>
                <w:bCs/>
                <w:sz w:val="18"/>
                <w:szCs w:val="18"/>
              </w:rPr>
              <w:t>cancer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101" w:type="dxa"/>
            <w:tcBorders>
              <w:top w:val="single" w:color="auto" w:sz="18" w:space="0"/>
              <w:bottom w:val="single" w:color="auto" w:sz="4" w:space="0"/>
            </w:tcBorders>
            <w:shd w:val="clear" w:color="auto" w:fill="BEBEBE" w:themeFill="background1" w:themeFillShade="BF"/>
            <w:vAlign w:val="center"/>
          </w:tcPr>
          <w:p>
            <w:pPr>
              <w:jc w:val="center"/>
              <w:rPr>
                <w:rFonts w:ascii="Times New Roman" w:hAnsi="Times New Roman" w:cs="Times New Roman"/>
                <w:b/>
                <w:bCs/>
                <w:sz w:val="18"/>
                <w:szCs w:val="18"/>
              </w:rPr>
            </w:pPr>
            <w:r>
              <w:rPr>
                <w:rFonts w:ascii="Times New Roman" w:hAnsi="Times New Roman" w:cs="Times New Roman"/>
                <w:b/>
                <w:bCs/>
                <w:sz w:val="18"/>
                <w:szCs w:val="18"/>
              </w:rPr>
              <w:t>Biomarker</w:t>
            </w:r>
          </w:p>
          <w:p>
            <w:pPr>
              <w:jc w:val="center"/>
              <w:rPr>
                <w:rFonts w:ascii="Times New Roman" w:hAnsi="Times New Roman" w:cs="Times New Roman"/>
                <w:b/>
                <w:bCs/>
                <w:sz w:val="18"/>
                <w:szCs w:val="18"/>
              </w:rPr>
            </w:pPr>
            <w:r>
              <w:rPr>
                <w:rFonts w:ascii="Times New Roman" w:hAnsi="Times New Roman" w:cs="Times New Roman"/>
                <w:b/>
                <w:bCs/>
                <w:sz w:val="18"/>
                <w:szCs w:val="18"/>
              </w:rPr>
              <w:t>genes</w:t>
            </w:r>
          </w:p>
        </w:tc>
        <w:tc>
          <w:tcPr>
            <w:tcW w:w="3682" w:type="dxa"/>
            <w:tcBorders>
              <w:top w:val="single" w:color="auto" w:sz="18" w:space="0"/>
              <w:bottom w:val="single" w:color="auto" w:sz="4" w:space="0"/>
            </w:tcBorders>
            <w:vAlign w:val="center"/>
          </w:tcPr>
          <w:tbl>
            <w:tblPr>
              <w:tblStyle w:val="9"/>
              <w:tblW w:w="2590" w:type="dxa"/>
              <w:tblInd w:w="0" w:type="dxa"/>
              <w:tblLayout w:type="fixed"/>
              <w:tblCellMar>
                <w:top w:w="0" w:type="dxa"/>
                <w:left w:w="108" w:type="dxa"/>
                <w:bottom w:w="0" w:type="dxa"/>
                <w:right w:w="108" w:type="dxa"/>
              </w:tblCellMar>
            </w:tblPr>
            <w:tblGrid>
              <w:gridCol w:w="2590"/>
            </w:tblGrid>
            <w:tr>
              <w:tblPrEx>
                <w:tblCellMar>
                  <w:top w:w="0" w:type="dxa"/>
                  <w:left w:w="108" w:type="dxa"/>
                  <w:bottom w:w="0" w:type="dxa"/>
                  <w:right w:w="108" w:type="dxa"/>
                </w:tblCellMar>
              </w:tblPrEx>
              <w:trPr>
                <w:trHeight w:val="285" w:hRule="atLeast"/>
              </w:trPr>
              <w:tc>
                <w:tcPr>
                  <w:tcW w:w="2590" w:type="dxa"/>
                  <w:tcBorders>
                    <w:top w:val="nil"/>
                    <w:left w:val="nil"/>
                    <w:bottom w:val="nil"/>
                    <w:right w:val="nil"/>
                  </w:tcBorders>
                  <w:shd w:val="clear" w:color="auto" w:fill="auto"/>
                  <w:noWrap/>
                  <w:vAlign w:val="center"/>
                </w:tcPr>
                <w:p>
                  <w:pPr>
                    <w:widowControl/>
                    <w:jc w:val="center"/>
                    <w:rPr>
                      <w:rFonts w:ascii="Times New Roman" w:hAnsi="Times New Roman" w:eastAsia="等线" w:cs="Times New Roman"/>
                      <w:color w:val="000000"/>
                      <w:kern w:val="0"/>
                      <w:sz w:val="18"/>
                      <w:szCs w:val="18"/>
                    </w:rPr>
                  </w:pPr>
                  <w:r>
                    <w:rPr>
                      <w:rFonts w:ascii="Times New Roman" w:hAnsi="Times New Roman" w:eastAsia="等线" w:cs="Times New Roman"/>
                      <w:color w:val="000000"/>
                      <w:kern w:val="0"/>
                      <w:sz w:val="18"/>
                      <w:szCs w:val="18"/>
                    </w:rPr>
                    <w:t>CD24</w:t>
                  </w:r>
                  <w:r>
                    <w:rPr>
                      <w:rFonts w:hint="eastAsia" w:ascii="Times New Roman" w:hAnsi="Times New Roman" w:eastAsia="等线" w:cs="Times New Roman"/>
                      <w:color w:val="000000"/>
                      <w:kern w:val="0"/>
                      <w:sz w:val="18"/>
                      <w:szCs w:val="18"/>
                    </w:rPr>
                    <w:t>\</w:t>
                  </w:r>
                  <w:r>
                    <w:rPr>
                      <w:rFonts w:ascii="Times New Roman" w:hAnsi="Times New Roman" w:eastAsia="等线" w:cs="Times New Roman"/>
                      <w:color w:val="000000"/>
                      <w:kern w:val="0"/>
                      <w:sz w:val="18"/>
                      <w:szCs w:val="18"/>
                    </w:rPr>
                    <w:t>ALDH1\P63\CD44\CD133\ALDH1A1</w:t>
                  </w:r>
                </w:p>
              </w:tc>
            </w:tr>
            <w:tr>
              <w:tblPrEx>
                <w:tblCellMar>
                  <w:top w:w="0" w:type="dxa"/>
                  <w:left w:w="108" w:type="dxa"/>
                  <w:bottom w:w="0" w:type="dxa"/>
                  <w:right w:w="108" w:type="dxa"/>
                </w:tblCellMar>
              </w:tblPrEx>
              <w:trPr>
                <w:trHeight w:val="285" w:hRule="atLeast"/>
              </w:trPr>
              <w:tc>
                <w:tcPr>
                  <w:tcW w:w="2590" w:type="dxa"/>
                  <w:tcBorders>
                    <w:top w:val="nil"/>
                    <w:left w:val="nil"/>
                    <w:bottom w:val="nil"/>
                    <w:right w:val="nil"/>
                  </w:tcBorders>
                  <w:shd w:val="clear" w:color="auto" w:fill="auto"/>
                  <w:noWrap/>
                  <w:vAlign w:val="center"/>
                </w:tcPr>
                <w:p>
                  <w:pPr>
                    <w:widowControl/>
                    <w:jc w:val="center"/>
                    <w:rPr>
                      <w:rFonts w:ascii="Times New Roman" w:hAnsi="Times New Roman" w:eastAsia="等线" w:cs="Times New Roman"/>
                      <w:color w:val="000000"/>
                      <w:kern w:val="0"/>
                      <w:sz w:val="18"/>
                      <w:szCs w:val="18"/>
                    </w:rPr>
                  </w:pPr>
                  <w:r>
                    <w:rPr>
                      <w:rFonts w:ascii="Times New Roman" w:hAnsi="Times New Roman" w:eastAsia="等线" w:cs="Times New Roman"/>
                      <w:color w:val="000000"/>
                      <w:kern w:val="0"/>
                      <w:sz w:val="18"/>
                      <w:szCs w:val="18"/>
                    </w:rPr>
                    <w:t>ALDH\ALDH1A3\EPCAM\ESAGD2\GLI1</w:t>
                  </w:r>
                </w:p>
              </w:tc>
            </w:tr>
            <w:tr>
              <w:tblPrEx>
                <w:tblCellMar>
                  <w:top w:w="0" w:type="dxa"/>
                  <w:left w:w="108" w:type="dxa"/>
                  <w:bottom w:w="0" w:type="dxa"/>
                  <w:right w:w="108" w:type="dxa"/>
                </w:tblCellMar>
              </w:tblPrEx>
              <w:trPr>
                <w:trHeight w:val="285" w:hRule="atLeast"/>
              </w:trPr>
              <w:tc>
                <w:tcPr>
                  <w:tcW w:w="2590" w:type="dxa"/>
                  <w:tcBorders>
                    <w:top w:val="nil"/>
                    <w:left w:val="nil"/>
                    <w:bottom w:val="nil"/>
                    <w:right w:val="nil"/>
                  </w:tcBorders>
                  <w:shd w:val="clear" w:color="auto" w:fill="auto"/>
                  <w:noWrap/>
                  <w:vAlign w:val="center"/>
                </w:tcPr>
                <w:p>
                  <w:pPr>
                    <w:widowControl/>
                    <w:jc w:val="center"/>
                    <w:rPr>
                      <w:rFonts w:ascii="Times New Roman" w:hAnsi="Times New Roman" w:eastAsia="等线" w:cs="Times New Roman"/>
                      <w:color w:val="000000"/>
                      <w:kern w:val="0"/>
                      <w:sz w:val="18"/>
                      <w:szCs w:val="18"/>
                    </w:rPr>
                  </w:pPr>
                  <w:r>
                    <w:rPr>
                      <w:rFonts w:ascii="Times New Roman" w:hAnsi="Times New Roman" w:eastAsia="等线" w:cs="Times New Roman"/>
                      <w:color w:val="000000"/>
                      <w:kern w:val="0"/>
                      <w:sz w:val="18"/>
                      <w:szCs w:val="18"/>
                    </w:rPr>
                    <w:t>LGR5\ SOX2\CD117\CD13\CK18\CD105</w:t>
                  </w:r>
                </w:p>
              </w:tc>
            </w:tr>
            <w:tr>
              <w:tblPrEx>
                <w:tblCellMar>
                  <w:top w:w="0" w:type="dxa"/>
                  <w:left w:w="108" w:type="dxa"/>
                  <w:bottom w:w="0" w:type="dxa"/>
                  <w:right w:w="108" w:type="dxa"/>
                </w:tblCellMar>
              </w:tblPrEx>
              <w:trPr>
                <w:trHeight w:val="285" w:hRule="atLeast"/>
              </w:trPr>
              <w:tc>
                <w:tcPr>
                  <w:tcW w:w="2590" w:type="dxa"/>
                  <w:tcBorders>
                    <w:top w:val="nil"/>
                    <w:left w:val="nil"/>
                    <w:bottom w:val="nil"/>
                    <w:right w:val="nil"/>
                  </w:tcBorders>
                  <w:shd w:val="clear" w:color="auto" w:fill="auto"/>
                  <w:noWrap/>
                  <w:vAlign w:val="center"/>
                </w:tcPr>
                <w:p>
                  <w:pPr>
                    <w:widowControl/>
                    <w:jc w:val="center"/>
                    <w:rPr>
                      <w:rFonts w:ascii="Times New Roman" w:hAnsi="Times New Roman" w:eastAsia="等线" w:cs="Times New Roman"/>
                      <w:color w:val="000000"/>
                      <w:kern w:val="0"/>
                      <w:sz w:val="18"/>
                      <w:szCs w:val="18"/>
                    </w:rPr>
                  </w:pPr>
                  <w:r>
                    <w:rPr>
                      <w:rFonts w:ascii="Times New Roman" w:hAnsi="Times New Roman" w:eastAsia="等线" w:cs="Times New Roman"/>
                      <w:color w:val="000000"/>
                      <w:kern w:val="0"/>
                      <w:sz w:val="18"/>
                      <w:szCs w:val="18"/>
                    </w:rPr>
                    <w:t>CD29\CD56\CD227\CD49F\33A10\LY6D</w:t>
                  </w:r>
                </w:p>
              </w:tc>
            </w:tr>
            <w:tr>
              <w:tblPrEx>
                <w:tblCellMar>
                  <w:top w:w="0" w:type="dxa"/>
                  <w:left w:w="108" w:type="dxa"/>
                  <w:bottom w:w="0" w:type="dxa"/>
                  <w:right w:w="108" w:type="dxa"/>
                </w:tblCellMar>
              </w:tblPrEx>
              <w:trPr>
                <w:trHeight w:val="285" w:hRule="atLeast"/>
              </w:trPr>
              <w:tc>
                <w:tcPr>
                  <w:tcW w:w="2590" w:type="dxa"/>
                  <w:tcBorders>
                    <w:top w:val="nil"/>
                    <w:left w:val="nil"/>
                    <w:bottom w:val="nil"/>
                    <w:right w:val="nil"/>
                  </w:tcBorders>
                  <w:shd w:val="clear" w:color="auto" w:fill="auto"/>
                  <w:noWrap/>
                  <w:vAlign w:val="center"/>
                </w:tcPr>
                <w:p>
                  <w:pPr>
                    <w:widowControl/>
                    <w:jc w:val="center"/>
                    <w:rPr>
                      <w:rFonts w:ascii="Times New Roman" w:hAnsi="Times New Roman" w:eastAsia="等线" w:cs="Times New Roman"/>
                      <w:color w:val="000000"/>
                      <w:kern w:val="0"/>
                      <w:sz w:val="18"/>
                      <w:szCs w:val="18"/>
                    </w:rPr>
                  </w:pPr>
                  <w:r>
                    <w:rPr>
                      <w:rFonts w:ascii="Times New Roman" w:hAnsi="Times New Roman" w:eastAsia="等线" w:cs="Times New Roman"/>
                      <w:color w:val="000000"/>
                      <w:kern w:val="0"/>
                      <w:sz w:val="18"/>
                      <w:szCs w:val="18"/>
                    </w:rPr>
                    <w:t>CK14\ACTA2\ANKRD30A\KRT19\CSN2\CITED1</w:t>
                  </w:r>
                </w:p>
              </w:tc>
            </w:tr>
            <w:tr>
              <w:tblPrEx>
                <w:tblCellMar>
                  <w:top w:w="0" w:type="dxa"/>
                  <w:left w:w="108" w:type="dxa"/>
                  <w:bottom w:w="0" w:type="dxa"/>
                  <w:right w:w="108" w:type="dxa"/>
                </w:tblCellMar>
              </w:tblPrEx>
              <w:trPr>
                <w:trHeight w:val="285" w:hRule="atLeast"/>
              </w:trPr>
              <w:tc>
                <w:tcPr>
                  <w:tcW w:w="2590" w:type="dxa"/>
                  <w:tcBorders>
                    <w:top w:val="nil"/>
                    <w:left w:val="nil"/>
                    <w:bottom w:val="nil"/>
                    <w:right w:val="nil"/>
                  </w:tcBorders>
                  <w:shd w:val="clear" w:color="auto" w:fill="auto"/>
                  <w:noWrap/>
                  <w:vAlign w:val="center"/>
                </w:tcPr>
                <w:p>
                  <w:pPr>
                    <w:widowControl/>
                    <w:jc w:val="center"/>
                    <w:rPr>
                      <w:rFonts w:ascii="Times New Roman" w:hAnsi="Times New Roman" w:eastAsia="等线" w:cs="Times New Roman"/>
                      <w:color w:val="000000"/>
                      <w:kern w:val="0"/>
                      <w:sz w:val="18"/>
                      <w:szCs w:val="18"/>
                    </w:rPr>
                  </w:pPr>
                  <w:r>
                    <w:rPr>
                      <w:rFonts w:ascii="Times New Roman" w:hAnsi="Times New Roman" w:eastAsia="等线" w:cs="Times New Roman"/>
                      <w:color w:val="000000"/>
                      <w:kern w:val="0"/>
                      <w:sz w:val="18"/>
                      <w:szCs w:val="18"/>
                    </w:rPr>
                    <w:t>GNG11\CD10\CD15\PROCR\LSD1\CD166</w:t>
                  </w:r>
                </w:p>
              </w:tc>
            </w:tr>
            <w:tr>
              <w:tblPrEx>
                <w:tblCellMar>
                  <w:top w:w="0" w:type="dxa"/>
                  <w:left w:w="108" w:type="dxa"/>
                  <w:bottom w:w="0" w:type="dxa"/>
                  <w:right w:w="108" w:type="dxa"/>
                </w:tblCellMar>
              </w:tblPrEx>
              <w:trPr>
                <w:trHeight w:val="285" w:hRule="atLeast"/>
              </w:trPr>
              <w:tc>
                <w:tcPr>
                  <w:tcW w:w="2590" w:type="dxa"/>
                  <w:tcBorders>
                    <w:top w:val="nil"/>
                    <w:left w:val="nil"/>
                    <w:bottom w:val="nil"/>
                    <w:right w:val="nil"/>
                  </w:tcBorders>
                  <w:shd w:val="clear" w:color="auto" w:fill="auto"/>
                  <w:noWrap/>
                  <w:vAlign w:val="center"/>
                </w:tcPr>
                <w:p>
                  <w:pPr>
                    <w:widowControl/>
                    <w:jc w:val="center"/>
                    <w:rPr>
                      <w:rFonts w:ascii="Times New Roman" w:hAnsi="Times New Roman" w:eastAsia="等线" w:cs="Times New Roman"/>
                      <w:color w:val="000000"/>
                      <w:kern w:val="0"/>
                      <w:sz w:val="18"/>
                      <w:szCs w:val="18"/>
                    </w:rPr>
                  </w:pPr>
                  <w:r>
                    <w:rPr>
                      <w:rFonts w:ascii="Times New Roman" w:hAnsi="Times New Roman" w:eastAsia="等线" w:cs="Times New Roman"/>
                      <w:color w:val="000000"/>
                      <w:kern w:val="0"/>
                      <w:sz w:val="18"/>
                      <w:szCs w:val="18"/>
                    </w:rPr>
                    <w:t>EMA\SMA\CD14\MUC\CD73\K19</w:t>
                  </w:r>
                </w:p>
              </w:tc>
            </w:tr>
            <w:tr>
              <w:tblPrEx>
                <w:tblCellMar>
                  <w:top w:w="0" w:type="dxa"/>
                  <w:left w:w="108" w:type="dxa"/>
                  <w:bottom w:w="0" w:type="dxa"/>
                  <w:right w:w="108" w:type="dxa"/>
                </w:tblCellMar>
              </w:tblPrEx>
              <w:trPr>
                <w:trHeight w:val="285" w:hRule="atLeast"/>
              </w:trPr>
              <w:tc>
                <w:tcPr>
                  <w:tcW w:w="2590" w:type="dxa"/>
                  <w:tcBorders>
                    <w:top w:val="nil"/>
                    <w:left w:val="nil"/>
                    <w:bottom w:val="nil"/>
                    <w:right w:val="nil"/>
                  </w:tcBorders>
                  <w:shd w:val="clear" w:color="auto" w:fill="auto"/>
                  <w:noWrap/>
                  <w:vAlign w:val="center"/>
                </w:tcPr>
                <w:p>
                  <w:pPr>
                    <w:widowControl/>
                    <w:jc w:val="center"/>
                    <w:rPr>
                      <w:rFonts w:ascii="Times New Roman" w:hAnsi="Times New Roman" w:eastAsia="等线" w:cs="Times New Roman"/>
                      <w:color w:val="000000"/>
                      <w:kern w:val="0"/>
                      <w:sz w:val="18"/>
                      <w:szCs w:val="18"/>
                    </w:rPr>
                  </w:pPr>
                  <w:r>
                    <w:rPr>
                      <w:rFonts w:ascii="Times New Roman" w:hAnsi="Times New Roman" w:eastAsia="等线" w:cs="Times New Roman"/>
                      <w:color w:val="000000"/>
                      <w:kern w:val="0"/>
                      <w:sz w:val="18"/>
                      <w:szCs w:val="18"/>
                    </w:rPr>
                    <w:t>CD61\CK17\CD34\KRT14\SYTL2\PROM1</w:t>
                  </w:r>
                </w:p>
              </w:tc>
            </w:tr>
            <w:tr>
              <w:tblPrEx>
                <w:tblCellMar>
                  <w:top w:w="0" w:type="dxa"/>
                  <w:left w:w="108" w:type="dxa"/>
                  <w:bottom w:w="0" w:type="dxa"/>
                  <w:right w:w="108" w:type="dxa"/>
                </w:tblCellMar>
              </w:tblPrEx>
              <w:trPr>
                <w:trHeight w:val="285" w:hRule="atLeast"/>
              </w:trPr>
              <w:tc>
                <w:tcPr>
                  <w:tcW w:w="2590" w:type="dxa"/>
                  <w:tcBorders>
                    <w:top w:val="nil"/>
                    <w:left w:val="nil"/>
                    <w:bottom w:val="nil"/>
                    <w:right w:val="nil"/>
                  </w:tcBorders>
                  <w:shd w:val="clear" w:color="auto" w:fill="auto"/>
                  <w:noWrap/>
                  <w:vAlign w:val="center"/>
                </w:tcPr>
                <w:p>
                  <w:pPr>
                    <w:widowControl/>
                    <w:jc w:val="center"/>
                    <w:rPr>
                      <w:rFonts w:ascii="Times New Roman" w:hAnsi="Times New Roman" w:eastAsia="等线" w:cs="Times New Roman"/>
                      <w:color w:val="000000"/>
                      <w:kern w:val="0"/>
                      <w:sz w:val="18"/>
                      <w:szCs w:val="18"/>
                    </w:rPr>
                  </w:pPr>
                  <w:r>
                    <w:rPr>
                      <w:rFonts w:ascii="Times New Roman" w:hAnsi="Times New Roman" w:eastAsia="等线" w:cs="Times New Roman"/>
                      <w:color w:val="000000"/>
                      <w:kern w:val="0"/>
                      <w:sz w:val="18"/>
                      <w:szCs w:val="18"/>
                    </w:rPr>
                    <w:t>ETV5\GLYCAM1\ESR1\IGFBP4\VEGF\GCDFP15</w:t>
                  </w:r>
                </w:p>
              </w:tc>
            </w:tr>
            <w:tr>
              <w:tblPrEx>
                <w:tblCellMar>
                  <w:top w:w="0" w:type="dxa"/>
                  <w:left w:w="108" w:type="dxa"/>
                  <w:bottom w:w="0" w:type="dxa"/>
                  <w:right w:w="108" w:type="dxa"/>
                </w:tblCellMar>
              </w:tblPrEx>
              <w:trPr>
                <w:trHeight w:val="285" w:hRule="atLeast"/>
              </w:trPr>
              <w:tc>
                <w:tcPr>
                  <w:tcW w:w="2590" w:type="dxa"/>
                  <w:tcBorders>
                    <w:top w:val="nil"/>
                    <w:left w:val="nil"/>
                    <w:bottom w:val="nil"/>
                    <w:right w:val="nil"/>
                  </w:tcBorders>
                  <w:shd w:val="clear" w:color="auto" w:fill="auto"/>
                  <w:noWrap/>
                  <w:vAlign w:val="center"/>
                </w:tcPr>
                <w:p>
                  <w:pPr>
                    <w:widowControl/>
                    <w:jc w:val="center"/>
                    <w:rPr>
                      <w:rFonts w:ascii="Times New Roman" w:hAnsi="Times New Roman" w:eastAsia="等线" w:cs="Times New Roman"/>
                      <w:color w:val="000000"/>
                      <w:kern w:val="0"/>
                      <w:sz w:val="18"/>
                      <w:szCs w:val="18"/>
                    </w:rPr>
                  </w:pPr>
                  <w:r>
                    <w:rPr>
                      <w:rFonts w:ascii="Times New Roman" w:hAnsi="Times New Roman" w:eastAsia="等线" w:cs="Times New Roman"/>
                      <w:color w:val="000000"/>
                      <w:kern w:val="0"/>
                      <w:sz w:val="18"/>
                      <w:szCs w:val="18"/>
                    </w:rPr>
                    <w:t>CD209\CD90\CK5\CK19\KRT5\SLPI</w:t>
                  </w:r>
                </w:p>
              </w:tc>
            </w:tr>
            <w:tr>
              <w:tblPrEx>
                <w:tblCellMar>
                  <w:top w:w="0" w:type="dxa"/>
                  <w:left w:w="108" w:type="dxa"/>
                  <w:bottom w:w="0" w:type="dxa"/>
                  <w:right w:w="108" w:type="dxa"/>
                </w:tblCellMar>
              </w:tblPrEx>
              <w:trPr>
                <w:trHeight w:val="285" w:hRule="atLeast"/>
              </w:trPr>
              <w:tc>
                <w:tcPr>
                  <w:tcW w:w="2590" w:type="dxa"/>
                  <w:tcBorders>
                    <w:top w:val="nil"/>
                    <w:left w:val="nil"/>
                    <w:bottom w:val="nil"/>
                    <w:right w:val="nil"/>
                  </w:tcBorders>
                  <w:shd w:val="clear" w:color="auto" w:fill="auto"/>
                  <w:noWrap/>
                  <w:vAlign w:val="center"/>
                </w:tcPr>
                <w:p>
                  <w:pPr>
                    <w:widowControl/>
                    <w:jc w:val="center"/>
                    <w:rPr>
                      <w:rFonts w:ascii="Times New Roman" w:hAnsi="Times New Roman" w:eastAsia="等线" w:cs="Times New Roman"/>
                      <w:color w:val="000000"/>
                      <w:kern w:val="0"/>
                      <w:sz w:val="18"/>
                      <w:szCs w:val="18"/>
                    </w:rPr>
                  </w:pPr>
                  <w:r>
                    <w:rPr>
                      <w:rFonts w:ascii="Times New Roman" w:hAnsi="Times New Roman" w:eastAsia="等线" w:cs="Times New Roman"/>
                      <w:color w:val="000000"/>
                      <w:kern w:val="0"/>
                      <w:sz w:val="18"/>
                      <w:szCs w:val="18"/>
                    </w:rPr>
                    <w:t>LALBA\PGR\KRT4\CD45\MYLK\WAP</w:t>
                  </w:r>
                </w:p>
              </w:tc>
            </w:tr>
            <w:tr>
              <w:tblPrEx>
                <w:tblCellMar>
                  <w:top w:w="0" w:type="dxa"/>
                  <w:left w:w="108" w:type="dxa"/>
                  <w:bottom w:w="0" w:type="dxa"/>
                  <w:right w:w="108" w:type="dxa"/>
                </w:tblCellMar>
              </w:tblPrEx>
              <w:trPr>
                <w:trHeight w:val="285" w:hRule="atLeast"/>
              </w:trPr>
              <w:tc>
                <w:tcPr>
                  <w:tcW w:w="2590" w:type="dxa"/>
                  <w:tcBorders>
                    <w:top w:val="nil"/>
                    <w:left w:val="nil"/>
                    <w:bottom w:val="nil"/>
                    <w:right w:val="nil"/>
                  </w:tcBorders>
                  <w:shd w:val="clear" w:color="auto" w:fill="auto"/>
                  <w:noWrap/>
                  <w:vAlign w:val="center"/>
                </w:tcPr>
                <w:p>
                  <w:pPr>
                    <w:widowControl/>
                    <w:jc w:val="center"/>
                    <w:rPr>
                      <w:rFonts w:ascii="Times New Roman" w:hAnsi="Times New Roman" w:eastAsia="等线" w:cs="Times New Roman"/>
                      <w:color w:val="000000"/>
                      <w:kern w:val="0"/>
                      <w:sz w:val="18"/>
                      <w:szCs w:val="18"/>
                    </w:rPr>
                  </w:pPr>
                  <w:r>
                    <w:rPr>
                      <w:rFonts w:ascii="Times New Roman" w:hAnsi="Times New Roman" w:eastAsia="等线" w:cs="Times New Roman"/>
                      <w:color w:val="000000"/>
                      <w:kern w:val="0"/>
                      <w:sz w:val="18"/>
                      <w:szCs w:val="18"/>
                    </w:rPr>
                    <w:t>PRLR\OXTR\ZEB2\TP63\PDPN\S100A6</w:t>
                  </w:r>
                </w:p>
                <w:p>
                  <w:pPr>
                    <w:widowControl/>
                    <w:jc w:val="center"/>
                    <w:rPr>
                      <w:rFonts w:ascii="Times New Roman" w:hAnsi="Times New Roman" w:eastAsia="等线" w:cs="Times New Roman"/>
                      <w:color w:val="000000"/>
                      <w:kern w:val="0"/>
                      <w:sz w:val="18"/>
                      <w:szCs w:val="18"/>
                    </w:rPr>
                  </w:pPr>
                  <w:r>
                    <w:rPr>
                      <w:rFonts w:ascii="Times New Roman" w:hAnsi="Times New Roman" w:eastAsia="等线" w:cs="Times New Roman"/>
                      <w:color w:val="000000"/>
                      <w:kern w:val="0"/>
                      <w:sz w:val="18"/>
                      <w:szCs w:val="18"/>
                    </w:rPr>
                    <w:t>CD83\CD86</w:t>
                  </w:r>
                </w:p>
              </w:tc>
            </w:tr>
          </w:tbl>
          <w:p>
            <w:pPr>
              <w:jc w:val="center"/>
              <w:rPr>
                <w:rFonts w:ascii="Times New Roman" w:hAnsi="Times New Roman" w:cs="Times New Roman"/>
                <w:sz w:val="18"/>
                <w:szCs w:val="18"/>
              </w:rPr>
            </w:pPr>
          </w:p>
        </w:tc>
        <w:tc>
          <w:tcPr>
            <w:tcW w:w="3739" w:type="dxa"/>
            <w:tcBorders>
              <w:top w:val="single" w:color="auto" w:sz="18" w:space="0"/>
              <w:bottom w:val="single" w:color="auto" w:sz="4" w:space="0"/>
            </w:tcBorders>
            <w:vAlign w:val="center"/>
          </w:tcPr>
          <w:tbl>
            <w:tblPr>
              <w:tblStyle w:val="9"/>
              <w:tblW w:w="2687" w:type="dxa"/>
              <w:tblInd w:w="0" w:type="dxa"/>
              <w:tblLayout w:type="fixed"/>
              <w:tblCellMar>
                <w:top w:w="0" w:type="dxa"/>
                <w:left w:w="108" w:type="dxa"/>
                <w:bottom w:w="0" w:type="dxa"/>
                <w:right w:w="108" w:type="dxa"/>
              </w:tblCellMar>
            </w:tblPr>
            <w:tblGrid>
              <w:gridCol w:w="2687"/>
            </w:tblGrid>
            <w:tr>
              <w:tblPrEx>
                <w:tblCellMar>
                  <w:top w:w="0" w:type="dxa"/>
                  <w:left w:w="108" w:type="dxa"/>
                  <w:bottom w:w="0" w:type="dxa"/>
                  <w:right w:w="108" w:type="dxa"/>
                </w:tblCellMar>
              </w:tblPrEx>
              <w:trPr>
                <w:trHeight w:val="285" w:hRule="atLeast"/>
              </w:trPr>
              <w:tc>
                <w:tcPr>
                  <w:tcW w:w="2687" w:type="dxa"/>
                  <w:tcBorders>
                    <w:top w:val="nil"/>
                    <w:left w:val="nil"/>
                    <w:bottom w:val="nil"/>
                    <w:right w:val="nil"/>
                  </w:tcBorders>
                  <w:shd w:val="clear" w:color="auto" w:fill="auto"/>
                  <w:noWrap/>
                  <w:vAlign w:val="center"/>
                </w:tcPr>
                <w:p>
                  <w:pPr>
                    <w:widowControl/>
                    <w:jc w:val="center"/>
                    <w:rPr>
                      <w:rFonts w:ascii="Times New Roman" w:hAnsi="Times New Roman" w:eastAsia="等线" w:cs="Times New Roman"/>
                      <w:color w:val="000000"/>
                      <w:kern w:val="0"/>
                      <w:sz w:val="18"/>
                      <w:szCs w:val="18"/>
                    </w:rPr>
                  </w:pPr>
                  <w:r>
                    <w:rPr>
                      <w:rFonts w:ascii="Times New Roman" w:hAnsi="Times New Roman" w:eastAsia="等线" w:cs="Times New Roman"/>
                      <w:color w:val="000000"/>
                      <w:kern w:val="0"/>
                      <w:sz w:val="18"/>
                      <w:szCs w:val="18"/>
                    </w:rPr>
                    <w:t>CD133\ALDH1A1\ABCB1\ALDH\ALDH1\Nestin</w:t>
                  </w:r>
                </w:p>
              </w:tc>
            </w:tr>
            <w:tr>
              <w:tblPrEx>
                <w:tblCellMar>
                  <w:top w:w="0" w:type="dxa"/>
                  <w:left w:w="108" w:type="dxa"/>
                  <w:bottom w:w="0" w:type="dxa"/>
                  <w:right w:w="108" w:type="dxa"/>
                </w:tblCellMar>
              </w:tblPrEx>
              <w:trPr>
                <w:trHeight w:val="285" w:hRule="atLeast"/>
              </w:trPr>
              <w:tc>
                <w:tcPr>
                  <w:tcW w:w="2687" w:type="dxa"/>
                  <w:tcBorders>
                    <w:top w:val="nil"/>
                    <w:left w:val="nil"/>
                    <w:bottom w:val="nil"/>
                    <w:right w:val="nil"/>
                  </w:tcBorders>
                  <w:shd w:val="clear" w:color="auto" w:fill="auto"/>
                  <w:noWrap/>
                  <w:vAlign w:val="center"/>
                </w:tcPr>
                <w:p>
                  <w:pPr>
                    <w:widowControl/>
                    <w:jc w:val="center"/>
                    <w:rPr>
                      <w:rFonts w:ascii="Times New Roman" w:hAnsi="Times New Roman" w:eastAsia="等线" w:cs="Times New Roman"/>
                      <w:color w:val="000000"/>
                      <w:kern w:val="0"/>
                      <w:sz w:val="18"/>
                      <w:szCs w:val="18"/>
                    </w:rPr>
                  </w:pPr>
                  <w:r>
                    <w:rPr>
                      <w:rFonts w:ascii="Times New Roman" w:hAnsi="Times New Roman" w:eastAsia="等线" w:cs="Times New Roman"/>
                      <w:color w:val="000000"/>
                      <w:kern w:val="0"/>
                      <w:sz w:val="18"/>
                      <w:szCs w:val="18"/>
                    </w:rPr>
                    <w:t>CD31\CD68\CD25\CK19\CD24\MET</w:t>
                  </w:r>
                </w:p>
              </w:tc>
            </w:tr>
            <w:tr>
              <w:tblPrEx>
                <w:tblCellMar>
                  <w:top w:w="0" w:type="dxa"/>
                  <w:left w:w="108" w:type="dxa"/>
                  <w:bottom w:w="0" w:type="dxa"/>
                  <w:right w:w="108" w:type="dxa"/>
                </w:tblCellMar>
              </w:tblPrEx>
              <w:trPr>
                <w:trHeight w:val="285" w:hRule="atLeast"/>
              </w:trPr>
              <w:tc>
                <w:tcPr>
                  <w:tcW w:w="2687" w:type="dxa"/>
                  <w:tcBorders>
                    <w:top w:val="nil"/>
                    <w:left w:val="nil"/>
                    <w:bottom w:val="nil"/>
                    <w:right w:val="nil"/>
                  </w:tcBorders>
                  <w:shd w:val="clear" w:color="auto" w:fill="auto"/>
                  <w:noWrap/>
                  <w:vAlign w:val="center"/>
                </w:tcPr>
                <w:p>
                  <w:pPr>
                    <w:widowControl/>
                    <w:jc w:val="center"/>
                    <w:rPr>
                      <w:rFonts w:ascii="Times New Roman" w:hAnsi="Times New Roman" w:eastAsia="等线" w:cs="Times New Roman"/>
                      <w:color w:val="000000"/>
                      <w:kern w:val="0"/>
                      <w:sz w:val="18"/>
                      <w:szCs w:val="18"/>
                    </w:rPr>
                  </w:pPr>
                  <w:r>
                    <w:rPr>
                      <w:rFonts w:ascii="Times New Roman" w:hAnsi="Times New Roman" w:eastAsia="等线" w:cs="Times New Roman"/>
                      <w:color w:val="000000"/>
                      <w:kern w:val="0"/>
                      <w:sz w:val="18"/>
                      <w:szCs w:val="18"/>
                    </w:rPr>
                    <w:t>CD146\Endocan\ALDH-1\CD44\GLI1\ABCG2</w:t>
                  </w:r>
                </w:p>
              </w:tc>
            </w:tr>
            <w:tr>
              <w:trPr>
                <w:trHeight w:val="285" w:hRule="atLeast"/>
              </w:trPr>
              <w:tc>
                <w:tcPr>
                  <w:tcW w:w="2687" w:type="dxa"/>
                  <w:tcBorders>
                    <w:top w:val="nil"/>
                    <w:left w:val="nil"/>
                    <w:bottom w:val="nil"/>
                    <w:right w:val="nil"/>
                  </w:tcBorders>
                  <w:shd w:val="clear" w:color="auto" w:fill="auto"/>
                  <w:noWrap/>
                  <w:vAlign w:val="center"/>
                </w:tcPr>
                <w:p>
                  <w:pPr>
                    <w:widowControl/>
                    <w:jc w:val="center"/>
                    <w:rPr>
                      <w:rFonts w:ascii="Times New Roman" w:hAnsi="Times New Roman" w:eastAsia="等线" w:cs="Times New Roman"/>
                      <w:color w:val="000000"/>
                      <w:kern w:val="0"/>
                      <w:sz w:val="18"/>
                      <w:szCs w:val="18"/>
                    </w:rPr>
                  </w:pPr>
                  <w:r>
                    <w:rPr>
                      <w:rFonts w:ascii="Times New Roman" w:hAnsi="Times New Roman" w:eastAsia="等线" w:cs="Times New Roman"/>
                      <w:color w:val="000000"/>
                      <w:kern w:val="0"/>
                      <w:sz w:val="18"/>
                      <w:szCs w:val="18"/>
                    </w:rPr>
                    <w:t>ABCG5\c-Myc\CD166\CD44v\CD163\CD66b</w:t>
                  </w:r>
                </w:p>
              </w:tc>
            </w:tr>
            <w:tr>
              <w:trPr>
                <w:trHeight w:val="285" w:hRule="atLeast"/>
              </w:trPr>
              <w:tc>
                <w:tcPr>
                  <w:tcW w:w="2687" w:type="dxa"/>
                  <w:tcBorders>
                    <w:top w:val="nil"/>
                    <w:left w:val="nil"/>
                    <w:bottom w:val="nil"/>
                    <w:right w:val="nil"/>
                  </w:tcBorders>
                  <w:shd w:val="clear" w:color="auto" w:fill="auto"/>
                  <w:noWrap/>
                  <w:vAlign w:val="center"/>
                </w:tcPr>
                <w:p>
                  <w:pPr>
                    <w:widowControl/>
                    <w:jc w:val="center"/>
                    <w:rPr>
                      <w:rFonts w:ascii="Times New Roman" w:hAnsi="Times New Roman" w:eastAsia="等线" w:cs="Times New Roman"/>
                      <w:color w:val="000000"/>
                      <w:kern w:val="0"/>
                      <w:sz w:val="18"/>
                      <w:szCs w:val="18"/>
                    </w:rPr>
                  </w:pPr>
                  <w:r>
                    <w:rPr>
                      <w:rFonts w:ascii="Times New Roman" w:hAnsi="Times New Roman" w:eastAsia="等线" w:cs="Times New Roman"/>
                      <w:color w:val="000000"/>
                      <w:kern w:val="0"/>
                      <w:sz w:val="18"/>
                      <w:szCs w:val="18"/>
                    </w:rPr>
                    <w:t>CD3\CD1a\Bmi1\CC10\CD117\ CD133</w:t>
                  </w:r>
                </w:p>
              </w:tc>
            </w:tr>
            <w:tr>
              <w:tblPrEx>
                <w:tblCellMar>
                  <w:top w:w="0" w:type="dxa"/>
                  <w:left w:w="108" w:type="dxa"/>
                  <w:bottom w:w="0" w:type="dxa"/>
                  <w:right w:w="108" w:type="dxa"/>
                </w:tblCellMar>
              </w:tblPrEx>
              <w:trPr>
                <w:trHeight w:val="285" w:hRule="atLeast"/>
              </w:trPr>
              <w:tc>
                <w:tcPr>
                  <w:tcW w:w="2687" w:type="dxa"/>
                  <w:tcBorders>
                    <w:top w:val="nil"/>
                    <w:left w:val="nil"/>
                    <w:bottom w:val="nil"/>
                    <w:right w:val="nil"/>
                  </w:tcBorders>
                  <w:shd w:val="clear" w:color="auto" w:fill="auto"/>
                  <w:noWrap/>
                  <w:vAlign w:val="center"/>
                </w:tcPr>
                <w:p>
                  <w:pPr>
                    <w:widowControl/>
                    <w:jc w:val="center"/>
                    <w:rPr>
                      <w:rFonts w:ascii="Times New Roman" w:hAnsi="Times New Roman" w:eastAsia="等线" w:cs="Times New Roman"/>
                      <w:color w:val="000000"/>
                      <w:kern w:val="0"/>
                      <w:sz w:val="18"/>
                      <w:szCs w:val="18"/>
                    </w:rPr>
                  </w:pPr>
                  <w:r>
                    <w:rPr>
                      <w:rFonts w:ascii="Times New Roman" w:hAnsi="Times New Roman" w:eastAsia="等线" w:cs="Times New Roman"/>
                      <w:color w:val="000000"/>
                      <w:kern w:val="0"/>
                      <w:sz w:val="18"/>
                      <w:szCs w:val="18"/>
                    </w:rPr>
                    <w:t>ALDH1A1\ Beta-catenin\ CD44\ FOXP3 CD31\ CD44 variant6</w:t>
                  </w:r>
                </w:p>
              </w:tc>
            </w:tr>
            <w:tr>
              <w:tblPrEx>
                <w:tblCellMar>
                  <w:top w:w="0" w:type="dxa"/>
                  <w:left w:w="108" w:type="dxa"/>
                  <w:bottom w:w="0" w:type="dxa"/>
                  <w:right w:w="108" w:type="dxa"/>
                </w:tblCellMar>
              </w:tblPrEx>
              <w:trPr>
                <w:trHeight w:val="285" w:hRule="atLeast"/>
              </w:trPr>
              <w:tc>
                <w:tcPr>
                  <w:tcW w:w="2687" w:type="dxa"/>
                  <w:tcBorders>
                    <w:top w:val="nil"/>
                    <w:left w:val="nil"/>
                    <w:bottom w:val="nil"/>
                    <w:right w:val="nil"/>
                  </w:tcBorders>
                  <w:shd w:val="clear" w:color="auto" w:fill="auto"/>
                  <w:noWrap/>
                  <w:vAlign w:val="center"/>
                </w:tcPr>
                <w:p>
                  <w:pPr>
                    <w:widowControl/>
                    <w:jc w:val="center"/>
                    <w:rPr>
                      <w:rFonts w:ascii="Times New Roman" w:hAnsi="Times New Roman" w:eastAsia="等线" w:cs="Times New Roman"/>
                      <w:color w:val="000000"/>
                      <w:kern w:val="0"/>
                      <w:sz w:val="18"/>
                      <w:szCs w:val="18"/>
                    </w:rPr>
                  </w:pPr>
                  <w:r>
                    <w:rPr>
                      <w:rFonts w:ascii="Times New Roman" w:hAnsi="Times New Roman" w:eastAsia="等线" w:cs="Times New Roman"/>
                      <w:color w:val="000000"/>
                      <w:kern w:val="0"/>
                      <w:sz w:val="18"/>
                      <w:szCs w:val="18"/>
                    </w:rPr>
                    <w:t>P63\ ALDH1\ ALDHA1\ CD117\ CD83\ c-Myc</w:t>
                  </w:r>
                </w:p>
              </w:tc>
            </w:tr>
            <w:tr>
              <w:trPr>
                <w:trHeight w:val="285" w:hRule="atLeast"/>
              </w:trPr>
              <w:tc>
                <w:tcPr>
                  <w:tcW w:w="2687" w:type="dxa"/>
                  <w:tcBorders>
                    <w:top w:val="nil"/>
                    <w:left w:val="nil"/>
                    <w:bottom w:val="nil"/>
                    <w:right w:val="nil"/>
                  </w:tcBorders>
                  <w:shd w:val="clear" w:color="auto" w:fill="auto"/>
                  <w:noWrap/>
                  <w:vAlign w:val="center"/>
                </w:tcPr>
                <w:p>
                  <w:pPr>
                    <w:widowControl/>
                    <w:jc w:val="center"/>
                    <w:rPr>
                      <w:rFonts w:ascii="Times New Roman" w:hAnsi="Times New Roman" w:eastAsia="等线" w:cs="Times New Roman"/>
                      <w:color w:val="000000"/>
                      <w:kern w:val="0"/>
                      <w:sz w:val="18"/>
                      <w:szCs w:val="18"/>
                    </w:rPr>
                  </w:pPr>
                  <w:r>
                    <w:rPr>
                      <w:rFonts w:ascii="Times New Roman" w:hAnsi="Times New Roman" w:eastAsia="等线" w:cs="Times New Roman"/>
                      <w:color w:val="000000"/>
                      <w:kern w:val="0"/>
                      <w:sz w:val="18"/>
                      <w:szCs w:val="18"/>
                    </w:rPr>
                    <w:t>CD90\ CD166\ VWF\ Podoplanin\ BMI1\ KLF4</w:t>
                  </w:r>
                </w:p>
              </w:tc>
            </w:tr>
            <w:tr>
              <w:trPr>
                <w:trHeight w:val="285" w:hRule="atLeast"/>
              </w:trPr>
              <w:tc>
                <w:tcPr>
                  <w:tcW w:w="2687" w:type="dxa"/>
                  <w:tcBorders>
                    <w:top w:val="nil"/>
                    <w:left w:val="nil"/>
                    <w:bottom w:val="nil"/>
                    <w:right w:val="nil"/>
                  </w:tcBorders>
                  <w:shd w:val="clear" w:color="auto" w:fill="auto"/>
                  <w:noWrap/>
                  <w:vAlign w:val="center"/>
                </w:tcPr>
                <w:p>
                  <w:pPr>
                    <w:widowControl/>
                    <w:jc w:val="center"/>
                    <w:rPr>
                      <w:rFonts w:ascii="Times New Roman" w:hAnsi="Times New Roman" w:eastAsia="等线" w:cs="Times New Roman"/>
                      <w:color w:val="000000"/>
                      <w:kern w:val="0"/>
                      <w:sz w:val="18"/>
                      <w:szCs w:val="18"/>
                    </w:rPr>
                  </w:pPr>
                  <w:r>
                    <w:rPr>
                      <w:rFonts w:ascii="Times New Roman" w:hAnsi="Times New Roman" w:eastAsia="等线" w:cs="Times New Roman"/>
                      <w:color w:val="000000"/>
                      <w:kern w:val="0"/>
                      <w:sz w:val="18"/>
                      <w:szCs w:val="18"/>
                    </w:rPr>
                    <w:t>EpCAM\ CD34\ NANOG\ Oct4\ ESA\ SOX2\CD24</w:t>
                  </w:r>
                </w:p>
              </w:tc>
            </w:tr>
          </w:tbl>
          <w:p>
            <w:pPr>
              <w:jc w:val="center"/>
              <w:rPr>
                <w:rFonts w:ascii="Times New Roman" w:hAnsi="Times New Roman" w:cs="Times New Roman"/>
                <w:sz w:val="18"/>
                <w:szCs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101" w:type="dxa"/>
            <w:tcBorders>
              <w:top w:val="single" w:color="auto" w:sz="4" w:space="0"/>
              <w:bottom w:val="single" w:color="auto" w:sz="18" w:space="0"/>
            </w:tcBorders>
            <w:shd w:val="clear" w:color="auto" w:fill="BEBEBE" w:themeFill="background1" w:themeFillShade="BF"/>
            <w:vAlign w:val="center"/>
          </w:tcPr>
          <w:p>
            <w:pPr>
              <w:jc w:val="center"/>
              <w:rPr>
                <w:rFonts w:ascii="Times New Roman" w:hAnsi="Times New Roman" w:cs="Times New Roman"/>
                <w:b/>
                <w:bCs/>
                <w:sz w:val="18"/>
                <w:szCs w:val="18"/>
              </w:rPr>
            </w:pPr>
            <w:r>
              <w:rPr>
                <w:rFonts w:ascii="Times New Roman" w:hAnsi="Times New Roman" w:cs="Times New Roman"/>
                <w:b/>
                <w:bCs/>
                <w:sz w:val="18"/>
                <w:szCs w:val="18"/>
              </w:rPr>
              <w:t>Biomarker</w:t>
            </w:r>
          </w:p>
          <w:p>
            <w:pPr>
              <w:jc w:val="center"/>
              <w:rPr>
                <w:rFonts w:ascii="Times New Roman" w:hAnsi="Times New Roman" w:cs="Times New Roman"/>
                <w:b/>
                <w:bCs/>
                <w:sz w:val="18"/>
                <w:szCs w:val="18"/>
              </w:rPr>
            </w:pPr>
            <w:r>
              <w:rPr>
                <w:rFonts w:ascii="Times New Roman" w:hAnsi="Times New Roman" w:cs="Times New Roman"/>
                <w:b/>
                <w:bCs/>
                <w:sz w:val="18"/>
                <w:szCs w:val="18"/>
              </w:rPr>
              <w:t>genes contained in all PDNBs</w:t>
            </w:r>
          </w:p>
        </w:tc>
        <w:tc>
          <w:tcPr>
            <w:tcW w:w="3682" w:type="dxa"/>
            <w:tcBorders>
              <w:top w:val="single" w:color="auto" w:sz="4" w:space="0"/>
              <w:bottom w:val="single" w:color="auto" w:sz="18" w:space="0"/>
            </w:tcBorders>
            <w:vAlign w:val="center"/>
          </w:tcPr>
          <w:p>
            <w:pPr>
              <w:widowControl/>
              <w:jc w:val="center"/>
              <w:rPr>
                <w:rFonts w:ascii="Times New Roman" w:hAnsi="Times New Roman" w:eastAsia="等线" w:cs="Times New Roman"/>
                <w:color w:val="000000"/>
                <w:kern w:val="0"/>
                <w:sz w:val="18"/>
                <w:szCs w:val="18"/>
              </w:rPr>
            </w:pPr>
            <w:r>
              <w:rPr>
                <w:rFonts w:ascii="Times New Roman" w:hAnsi="Times New Roman" w:eastAsia="等线" w:cs="Times New Roman"/>
                <w:color w:val="000000"/>
                <w:kern w:val="0"/>
                <w:sz w:val="18"/>
                <w:szCs w:val="18"/>
              </w:rPr>
              <w:t>ALDH1A3</w:t>
            </w:r>
            <w:r>
              <w:rPr>
                <w:rFonts w:hint="eastAsia" w:ascii="Times New Roman" w:hAnsi="Times New Roman" w:eastAsia="等线" w:cs="Times New Roman"/>
                <w:color w:val="000000"/>
                <w:kern w:val="0"/>
                <w:sz w:val="18"/>
                <w:szCs w:val="18"/>
              </w:rPr>
              <w:t>\</w:t>
            </w:r>
            <w:r>
              <w:rPr>
                <w:rFonts w:ascii="Times New Roman" w:hAnsi="Times New Roman" w:eastAsia="等线" w:cs="Times New Roman"/>
                <w:color w:val="000000"/>
                <w:kern w:val="0"/>
                <w:sz w:val="18"/>
                <w:szCs w:val="18"/>
              </w:rPr>
              <w:t>CD44</w:t>
            </w:r>
          </w:p>
          <w:p>
            <w:pPr>
              <w:widowControl/>
              <w:jc w:val="center"/>
              <w:rPr>
                <w:rFonts w:ascii="Times New Roman" w:hAnsi="Times New Roman" w:eastAsia="等线" w:cs="Times New Roman"/>
                <w:color w:val="000000"/>
                <w:kern w:val="0"/>
                <w:sz w:val="18"/>
                <w:szCs w:val="18"/>
              </w:rPr>
            </w:pPr>
            <w:r>
              <w:rPr>
                <w:rFonts w:ascii="Times New Roman" w:hAnsi="Times New Roman" w:eastAsia="等线" w:cs="Times New Roman"/>
                <w:color w:val="000000"/>
                <w:kern w:val="0"/>
                <w:sz w:val="18"/>
                <w:szCs w:val="18"/>
              </w:rPr>
              <w:t>KRT19</w:t>
            </w:r>
            <w:r>
              <w:rPr>
                <w:rFonts w:hint="eastAsia" w:ascii="Times New Roman" w:hAnsi="Times New Roman" w:eastAsia="等线" w:cs="Times New Roman"/>
                <w:color w:val="000000"/>
                <w:kern w:val="0"/>
                <w:sz w:val="18"/>
                <w:szCs w:val="18"/>
              </w:rPr>
              <w:t>\</w:t>
            </w:r>
            <w:r>
              <w:rPr>
                <w:rFonts w:ascii="Times New Roman" w:hAnsi="Times New Roman" w:eastAsia="等线" w:cs="Times New Roman"/>
                <w:color w:val="000000"/>
                <w:kern w:val="0"/>
                <w:sz w:val="18"/>
                <w:szCs w:val="18"/>
              </w:rPr>
              <w:t>MYLK</w:t>
            </w:r>
          </w:p>
          <w:p>
            <w:pPr>
              <w:widowControl/>
              <w:jc w:val="center"/>
              <w:rPr>
                <w:rFonts w:ascii="Times New Roman" w:hAnsi="Times New Roman" w:eastAsia="等线" w:cs="Times New Roman"/>
                <w:color w:val="000000"/>
                <w:kern w:val="0"/>
                <w:sz w:val="18"/>
                <w:szCs w:val="18"/>
              </w:rPr>
            </w:pPr>
            <w:r>
              <w:rPr>
                <w:rFonts w:ascii="Times New Roman" w:hAnsi="Times New Roman" w:eastAsia="等线" w:cs="Times New Roman"/>
                <w:color w:val="000000"/>
                <w:kern w:val="0"/>
                <w:sz w:val="18"/>
                <w:szCs w:val="18"/>
              </w:rPr>
              <w:t>SLPI\SYTL2</w:t>
            </w:r>
          </w:p>
        </w:tc>
        <w:tc>
          <w:tcPr>
            <w:tcW w:w="3739" w:type="dxa"/>
            <w:tcBorders>
              <w:top w:val="single" w:color="auto" w:sz="4" w:space="0"/>
              <w:bottom w:val="single" w:color="auto" w:sz="18" w:space="0"/>
            </w:tcBorders>
            <w:vAlign w:val="center"/>
          </w:tcPr>
          <w:p>
            <w:pPr>
              <w:widowControl/>
              <w:jc w:val="center"/>
              <w:rPr>
                <w:rFonts w:ascii="Times New Roman" w:hAnsi="Times New Roman" w:eastAsia="等线" w:cs="Times New Roman"/>
                <w:color w:val="000000"/>
                <w:kern w:val="0"/>
                <w:sz w:val="18"/>
                <w:szCs w:val="18"/>
              </w:rPr>
            </w:pPr>
            <w:r>
              <w:rPr>
                <w:rFonts w:ascii="Times New Roman" w:hAnsi="Times New Roman" w:eastAsia="等线" w:cs="Times New Roman"/>
                <w:color w:val="000000"/>
                <w:kern w:val="0"/>
                <w:sz w:val="18"/>
                <w:szCs w:val="18"/>
              </w:rPr>
              <w:t>ABCB1</w:t>
            </w:r>
            <w:r>
              <w:rPr>
                <w:rFonts w:hint="eastAsia" w:ascii="Times New Roman" w:hAnsi="Times New Roman" w:eastAsia="等线" w:cs="Times New Roman"/>
                <w:color w:val="000000"/>
                <w:kern w:val="0"/>
                <w:sz w:val="18"/>
                <w:szCs w:val="18"/>
              </w:rPr>
              <w:t>\</w:t>
            </w:r>
            <w:r>
              <w:rPr>
                <w:rFonts w:ascii="Times New Roman" w:hAnsi="Times New Roman" w:eastAsia="等线" w:cs="Times New Roman"/>
                <w:color w:val="000000"/>
                <w:kern w:val="0"/>
                <w:sz w:val="18"/>
                <w:szCs w:val="18"/>
              </w:rPr>
              <w:t>ABCG2</w:t>
            </w:r>
          </w:p>
          <w:p>
            <w:pPr>
              <w:widowControl/>
              <w:jc w:val="center"/>
              <w:rPr>
                <w:rFonts w:ascii="Times New Roman" w:hAnsi="Times New Roman" w:eastAsia="等线" w:cs="Times New Roman"/>
                <w:color w:val="000000"/>
                <w:kern w:val="0"/>
                <w:sz w:val="18"/>
                <w:szCs w:val="18"/>
              </w:rPr>
            </w:pPr>
            <w:r>
              <w:rPr>
                <w:rFonts w:ascii="Times New Roman" w:hAnsi="Times New Roman" w:eastAsia="等线" w:cs="Times New Roman"/>
                <w:color w:val="000000"/>
                <w:kern w:val="0"/>
                <w:sz w:val="18"/>
                <w:szCs w:val="18"/>
              </w:rPr>
              <w:t>GLI1\MET</w:t>
            </w:r>
          </w:p>
          <w:p>
            <w:pPr>
              <w:widowControl/>
              <w:jc w:val="center"/>
              <w:rPr>
                <w:rFonts w:ascii="Times New Roman" w:hAnsi="Times New Roman" w:eastAsia="等线" w:cs="Times New Roman"/>
                <w:color w:val="000000"/>
                <w:kern w:val="0"/>
                <w:sz w:val="18"/>
                <w:szCs w:val="18"/>
              </w:rPr>
            </w:pPr>
            <w:r>
              <w:rPr>
                <w:rFonts w:ascii="Times New Roman" w:hAnsi="Times New Roman" w:eastAsia="等线" w:cs="Times New Roman"/>
                <w:color w:val="000000"/>
                <w:kern w:val="0"/>
                <w:sz w:val="18"/>
                <w:szCs w:val="18"/>
              </w:rPr>
              <w:t>CD44\GLI1</w:t>
            </w:r>
          </w:p>
          <w:p>
            <w:pPr>
              <w:widowControl/>
              <w:jc w:val="center"/>
              <w:rPr>
                <w:rFonts w:ascii="Times New Roman" w:hAnsi="Times New Roman" w:eastAsia="等线" w:cs="Times New Roman"/>
                <w:color w:val="000000"/>
                <w:kern w:val="0"/>
                <w:sz w:val="18"/>
                <w:szCs w:val="18"/>
              </w:rPr>
            </w:pPr>
            <w:r>
              <w:rPr>
                <w:rFonts w:ascii="Times New Roman" w:hAnsi="Times New Roman" w:eastAsia="等线" w:cs="Times New Roman"/>
                <w:color w:val="000000"/>
                <w:kern w:val="0"/>
                <w:sz w:val="18"/>
                <w:szCs w:val="18"/>
              </w:rPr>
              <w:t>MET</w:t>
            </w:r>
          </w:p>
        </w:tc>
      </w:tr>
    </w:tbl>
    <w:p/>
    <w:p/>
    <w:p>
      <w:pPr>
        <w:pStyle w:val="2"/>
        <w:rPr>
          <w:rFonts w:ascii="Times New Roman" w:hAnsi="Times New Roman" w:cs="Times New Roman"/>
          <w:sz w:val="30"/>
          <w:szCs w:val="30"/>
        </w:rPr>
      </w:pPr>
      <w:r>
        <w:rPr>
          <w:rFonts w:ascii="Times New Roman" w:hAnsi="Times New Roman" w:cs="Times New Roman"/>
          <w:sz w:val="30"/>
          <w:szCs w:val="30"/>
        </w:rPr>
        <w:t>Part B: The biologic significance of multi-modal PDNB for LUSC and LUAD patients.</w:t>
      </w:r>
    </w:p>
    <w:p>
      <w:pPr>
        <w:spacing w:line="440" w:lineRule="exact"/>
        <w:rPr>
          <w:rFonts w:ascii="Times New Roman" w:hAnsi="Times New Roman" w:cs="Times New Roman"/>
          <w:sz w:val="24"/>
          <w:szCs w:val="24"/>
        </w:rPr>
      </w:pPr>
      <w:r>
        <w:rPr>
          <w:rFonts w:ascii="Times New Roman" w:hAnsi="Times New Roman" w:cs="Times New Roman"/>
          <w:sz w:val="24"/>
          <w:szCs w:val="24"/>
        </w:rPr>
        <w:t xml:space="preserve">For LUSC patient samples, there are multi-modal PDNBs of twelve patient samples contained (41% of early patient sample with multi-modal PDNBs) drug targets for Lung Squamous Cell Carcinoma. The differential genes of multi-modal PDNBs belonging to the early stage of LUSC include 14 drug target genes, as shown in </w:t>
      </w:r>
      <w:r>
        <w:rPr>
          <w:rFonts w:ascii="Times New Roman" w:hAnsi="Times New Roman" w:cs="Times New Roman"/>
          <w:b/>
          <w:sz w:val="24"/>
          <w:szCs w:val="24"/>
        </w:rPr>
        <w:t xml:space="preserve">Table </w:t>
      </w:r>
      <w:r>
        <w:rPr>
          <w:rFonts w:hint="eastAsia" w:ascii="Times New Roman" w:hAnsi="Times New Roman" w:cs="Times New Roman"/>
          <w:b/>
          <w:sz w:val="24"/>
          <w:szCs w:val="24"/>
        </w:rPr>
        <w:t>S</w:t>
      </w:r>
      <w:r>
        <w:rPr>
          <w:rFonts w:ascii="Times New Roman" w:hAnsi="Times New Roman" w:cs="Times New Roman"/>
          <w:b/>
          <w:sz w:val="24"/>
          <w:szCs w:val="24"/>
        </w:rPr>
        <w:t>3</w:t>
      </w:r>
      <w:r>
        <w:rPr>
          <w:rFonts w:ascii="Times New Roman" w:hAnsi="Times New Roman" w:cs="Times New Roman"/>
          <w:sz w:val="24"/>
          <w:szCs w:val="24"/>
        </w:rPr>
        <w:t>.</w:t>
      </w:r>
      <w:r>
        <w:rPr>
          <w:sz w:val="24"/>
          <w:szCs w:val="24"/>
        </w:rPr>
        <w:t xml:space="preserve"> </w:t>
      </w:r>
      <w:r>
        <w:rPr>
          <w:rFonts w:ascii="Times New Roman" w:hAnsi="Times New Roman" w:cs="Times New Roman"/>
          <w:sz w:val="24"/>
          <w:szCs w:val="24"/>
        </w:rPr>
        <w:t>Drug target genes include but not limited to PMS2,</w:t>
      </w:r>
      <w:r>
        <w:rPr>
          <w:sz w:val="24"/>
          <w:szCs w:val="24"/>
        </w:rPr>
        <w:t xml:space="preserve"> </w:t>
      </w:r>
      <w:r>
        <w:rPr>
          <w:rFonts w:ascii="Times New Roman" w:hAnsi="Times New Roman" w:cs="Times New Roman"/>
          <w:sz w:val="24"/>
          <w:szCs w:val="24"/>
        </w:rPr>
        <w:t>MAPK11 and RHOA. Mutations in PMS2 have been associated with hereditary nonpolyposis colorectal cancer and cancer caused by mutat</w:t>
      </w:r>
      <w:r>
        <w:rPr>
          <w:rFonts w:hint="eastAsia" w:ascii="Times New Roman" w:hAnsi="Times New Roman" w:cs="Times New Roman"/>
          <w:sz w:val="24"/>
          <w:szCs w:val="24"/>
        </w:rPr>
        <w:t>e</w:t>
      </w:r>
      <w:r>
        <w:rPr>
          <w:rFonts w:ascii="Times New Roman" w:hAnsi="Times New Roman" w:cs="Times New Roman"/>
          <w:sz w:val="24"/>
          <w:szCs w:val="24"/>
        </w:rPr>
        <w:t xml:space="preserve"> in PMS2 is also </w:t>
      </w:r>
      <w:r>
        <w:rPr>
          <w:rFonts w:hint="eastAsia" w:ascii="Times New Roman" w:hAnsi="Times New Roman" w:cs="Times New Roman"/>
          <w:sz w:val="24"/>
          <w:szCs w:val="24"/>
        </w:rPr>
        <w:t>distribute</w:t>
      </w:r>
      <w:r>
        <w:rPr>
          <w:rFonts w:ascii="Times New Roman" w:hAnsi="Times New Roman" w:cs="Times New Roman"/>
          <w:sz w:val="24"/>
          <w:szCs w:val="24"/>
        </w:rPr>
        <w:t xml:space="preserve"> in the lungs. Gene MAPK11 encodes a protein that involved in the integration of biochemical signals for a wide variety of cellular processes, including cell proliferation, differentiation, transcriptional regulation, and development.</w:t>
      </w:r>
      <w:r>
        <w:rPr>
          <w:sz w:val="24"/>
          <w:szCs w:val="24"/>
        </w:rPr>
        <w:t xml:space="preserve"> </w:t>
      </w:r>
      <w:r>
        <w:rPr>
          <w:rFonts w:ascii="Times New Roman" w:hAnsi="Times New Roman" w:cs="Times New Roman"/>
          <w:sz w:val="24"/>
          <w:szCs w:val="24"/>
        </w:rPr>
        <w:t xml:space="preserve">Overexpression of gene RHOA is associated with tumor cell proliferation and metastasis. According to the drugs-gens networks, drug Fluorouracil acting </w:t>
      </w:r>
      <w:r>
        <w:rPr>
          <w:rFonts w:hint="eastAsia" w:ascii="Times New Roman" w:hAnsi="Times New Roman" w:cs="Times New Roman"/>
          <w:sz w:val="24"/>
          <w:szCs w:val="24"/>
        </w:rPr>
        <w:t>on</w:t>
      </w:r>
      <w:r>
        <w:rPr>
          <w:rFonts w:ascii="Times New Roman" w:hAnsi="Times New Roman" w:cs="Times New Roman"/>
          <w:sz w:val="24"/>
          <w:szCs w:val="24"/>
        </w:rPr>
        <w:t xml:space="preserve"> above three drug target genes has shown sensitivity in the clinical responsion of LUSC.</w:t>
      </w:r>
    </w:p>
    <w:p>
      <w:pPr>
        <w:spacing w:line="440" w:lineRule="exact"/>
        <w:ind w:firstLine="480" w:firstLineChars="200"/>
        <w:rPr>
          <w:rFonts w:ascii="Times New Roman" w:hAnsi="Times New Roman" w:cs="Times New Roman"/>
          <w:sz w:val="24"/>
          <w:szCs w:val="24"/>
        </w:rPr>
      </w:pPr>
      <w:r>
        <w:rPr>
          <w:rFonts w:ascii="Times New Roman" w:hAnsi="Times New Roman" w:cs="Times New Roman"/>
          <w:sz w:val="24"/>
          <w:szCs w:val="24"/>
        </w:rPr>
        <w:t xml:space="preserve">For LUAD patient samples, there are multi-modal PDNBs of sixteen patient samples (70% of early patient sample with multi-modal PDNB) contained drug targets for Lung Adenocarcinoma. The differential genes of multi-modal PDNBs belonging to the early stage of LUAD include 18 drug target genes, as shown in </w:t>
      </w:r>
      <w:r>
        <w:rPr>
          <w:rFonts w:ascii="Times New Roman" w:hAnsi="Times New Roman" w:cs="Times New Roman"/>
          <w:b/>
          <w:sz w:val="24"/>
          <w:szCs w:val="24"/>
        </w:rPr>
        <w:t xml:space="preserve">Table </w:t>
      </w:r>
      <w:r>
        <w:rPr>
          <w:rFonts w:hint="eastAsia" w:ascii="Times New Roman" w:hAnsi="Times New Roman" w:cs="Times New Roman"/>
          <w:b/>
          <w:sz w:val="24"/>
          <w:szCs w:val="24"/>
        </w:rPr>
        <w:t>S</w:t>
      </w:r>
      <w:r>
        <w:rPr>
          <w:rFonts w:ascii="Times New Roman" w:hAnsi="Times New Roman" w:cs="Times New Roman"/>
          <w:b/>
          <w:sz w:val="24"/>
          <w:szCs w:val="24"/>
        </w:rPr>
        <w:t>4</w:t>
      </w:r>
      <w:r>
        <w:rPr>
          <w:rFonts w:ascii="Times New Roman" w:hAnsi="Times New Roman" w:cs="Times New Roman"/>
          <w:sz w:val="24"/>
          <w:szCs w:val="24"/>
        </w:rPr>
        <w:t>. Drug target genes include but not limited to FGF5,</w:t>
      </w:r>
      <w:r>
        <w:rPr>
          <w:sz w:val="24"/>
          <w:szCs w:val="24"/>
        </w:rPr>
        <w:t xml:space="preserve"> </w:t>
      </w:r>
      <w:r>
        <w:rPr>
          <w:rFonts w:ascii="Times New Roman" w:hAnsi="Times New Roman" w:cs="Times New Roman"/>
          <w:sz w:val="24"/>
          <w:szCs w:val="24"/>
        </w:rPr>
        <w:t>FGF4 and MAX.</w:t>
      </w:r>
      <w:r>
        <w:rPr>
          <w:sz w:val="24"/>
          <w:szCs w:val="24"/>
        </w:rPr>
        <w:t xml:space="preserve"> </w:t>
      </w:r>
      <w:r>
        <w:rPr>
          <w:rFonts w:ascii="Times New Roman" w:hAnsi="Times New Roman" w:cs="Times New Roman"/>
          <w:sz w:val="24"/>
          <w:szCs w:val="24"/>
        </w:rPr>
        <w:t xml:space="preserve">Gene FGF5 </w:t>
      </w:r>
      <w:r>
        <w:rPr>
          <w:rFonts w:hint="eastAsia" w:ascii="Times New Roman" w:hAnsi="Times New Roman" w:cs="Times New Roman"/>
          <w:sz w:val="24"/>
          <w:szCs w:val="24"/>
        </w:rPr>
        <w:t>is</w:t>
      </w:r>
      <w:r>
        <w:rPr>
          <w:rFonts w:ascii="Times New Roman" w:hAnsi="Times New Roman" w:cs="Times New Roman"/>
          <w:sz w:val="24"/>
          <w:szCs w:val="24"/>
        </w:rPr>
        <w:t xml:space="preserve"> identified as oncogene. Proteins encoded by FGF5 are involved in biological processes, including cell growth and tumor growth. Drugs Dasatinib and PD-0325901 can show sensitivity in the </w:t>
      </w:r>
      <w:r>
        <w:rPr>
          <w:rFonts w:hint="eastAsia" w:ascii="Times New Roman" w:hAnsi="Times New Roman" w:cs="Times New Roman"/>
          <w:sz w:val="24"/>
          <w:szCs w:val="24"/>
        </w:rPr>
        <w:t>c</w:t>
      </w:r>
      <w:r>
        <w:rPr>
          <w:rFonts w:ascii="Times New Roman" w:hAnsi="Times New Roman" w:cs="Times New Roman"/>
          <w:sz w:val="24"/>
          <w:szCs w:val="24"/>
        </w:rPr>
        <w:t xml:space="preserve">linical </w:t>
      </w:r>
      <w:r>
        <w:rPr>
          <w:rFonts w:hint="eastAsia" w:ascii="Times New Roman" w:hAnsi="Times New Roman" w:cs="Times New Roman"/>
          <w:sz w:val="24"/>
          <w:szCs w:val="24"/>
        </w:rPr>
        <w:t>r</w:t>
      </w:r>
      <w:r>
        <w:rPr>
          <w:rFonts w:ascii="Times New Roman" w:hAnsi="Times New Roman" w:cs="Times New Roman"/>
          <w:sz w:val="24"/>
          <w:szCs w:val="24"/>
        </w:rPr>
        <w:t>espons</w:t>
      </w:r>
      <w:r>
        <w:rPr>
          <w:rFonts w:hint="eastAsia" w:ascii="Times New Roman" w:hAnsi="Times New Roman" w:cs="Times New Roman"/>
          <w:sz w:val="24"/>
          <w:szCs w:val="24"/>
        </w:rPr>
        <w:t>ion</w:t>
      </w:r>
      <w:r>
        <w:rPr>
          <w:rFonts w:ascii="Times New Roman" w:hAnsi="Times New Roman" w:cs="Times New Roman"/>
          <w:sz w:val="24"/>
          <w:szCs w:val="24"/>
        </w:rPr>
        <w:t xml:space="preserve"> of LUAD by acting on FGF5. The function of proteins encoded by FGF4 is similar to FGF5. But, gene FGF4 and FGF3, another oncogenic growth factor, are located closely on chromosome 11. Co-amplification of both genes was found in various kinds of human tumors. Drugs Sorafenib</w:t>
      </w:r>
      <w:r>
        <w:rPr>
          <w:rFonts w:hint="eastAsia" w:ascii="Times New Roman" w:hAnsi="Times New Roman" w:cs="Times New Roman"/>
          <w:sz w:val="24"/>
          <w:szCs w:val="24"/>
        </w:rPr>
        <w:t xml:space="preserve"> </w:t>
      </w:r>
      <w:r>
        <w:rPr>
          <w:rFonts w:ascii="Times New Roman" w:hAnsi="Times New Roman" w:cs="Times New Roman"/>
          <w:sz w:val="24"/>
          <w:szCs w:val="24"/>
        </w:rPr>
        <w:t xml:space="preserve">and PD-0325901 can show sensitivity in the </w:t>
      </w:r>
      <w:r>
        <w:rPr>
          <w:rFonts w:hint="eastAsia" w:ascii="Times New Roman" w:hAnsi="Times New Roman" w:cs="Times New Roman"/>
          <w:sz w:val="24"/>
          <w:szCs w:val="24"/>
        </w:rPr>
        <w:t>c</w:t>
      </w:r>
      <w:r>
        <w:rPr>
          <w:rFonts w:ascii="Times New Roman" w:hAnsi="Times New Roman" w:cs="Times New Roman"/>
          <w:sz w:val="24"/>
          <w:szCs w:val="24"/>
        </w:rPr>
        <w:t xml:space="preserve">linical </w:t>
      </w:r>
      <w:r>
        <w:rPr>
          <w:rFonts w:hint="eastAsia" w:ascii="Times New Roman" w:hAnsi="Times New Roman" w:cs="Times New Roman"/>
          <w:sz w:val="24"/>
          <w:szCs w:val="24"/>
        </w:rPr>
        <w:t>r</w:t>
      </w:r>
      <w:r>
        <w:rPr>
          <w:rFonts w:ascii="Times New Roman" w:hAnsi="Times New Roman" w:cs="Times New Roman"/>
          <w:sz w:val="24"/>
          <w:szCs w:val="24"/>
        </w:rPr>
        <w:t>espons</w:t>
      </w:r>
      <w:r>
        <w:rPr>
          <w:rFonts w:hint="eastAsia" w:ascii="Times New Roman" w:hAnsi="Times New Roman" w:cs="Times New Roman"/>
          <w:sz w:val="24"/>
          <w:szCs w:val="24"/>
        </w:rPr>
        <w:t>ion</w:t>
      </w:r>
      <w:r>
        <w:rPr>
          <w:rFonts w:ascii="Times New Roman" w:hAnsi="Times New Roman" w:cs="Times New Roman"/>
          <w:sz w:val="24"/>
          <w:szCs w:val="24"/>
        </w:rPr>
        <w:t xml:space="preserve"> of LUAD by acting on FGF4.</w:t>
      </w:r>
      <w:r>
        <w:rPr>
          <w:sz w:val="24"/>
          <w:szCs w:val="24"/>
        </w:rPr>
        <w:t xml:space="preserve"> </w:t>
      </w:r>
      <w:r>
        <w:rPr>
          <w:rFonts w:ascii="Times New Roman" w:hAnsi="Times New Roman" w:cs="Times New Roman"/>
          <w:sz w:val="24"/>
          <w:szCs w:val="24"/>
        </w:rPr>
        <w:t>Mutations of gene MAX have been reported to be associated with hereditary pheochromocytoma.</w:t>
      </w:r>
      <w:r>
        <w:rPr>
          <w:sz w:val="24"/>
          <w:szCs w:val="24"/>
        </w:rPr>
        <w:t xml:space="preserve"> </w:t>
      </w:r>
      <w:r>
        <w:rPr>
          <w:rFonts w:ascii="Times New Roman" w:hAnsi="Times New Roman" w:cs="Times New Roman"/>
          <w:sz w:val="24"/>
          <w:szCs w:val="24"/>
        </w:rPr>
        <w:t>Proteins encoded by MAX are able to form homodimers and heterodimers with other family members, which include Mad, Mxi1 and Myc.</w:t>
      </w:r>
      <w:r>
        <w:rPr>
          <w:sz w:val="24"/>
          <w:szCs w:val="24"/>
        </w:rPr>
        <w:t xml:space="preserve"> </w:t>
      </w:r>
      <w:r>
        <w:rPr>
          <w:rFonts w:ascii="Times New Roman" w:hAnsi="Times New Roman" w:cs="Times New Roman"/>
          <w:sz w:val="24"/>
          <w:szCs w:val="24"/>
        </w:rPr>
        <w:t>Myc is an oncoprotein implicated in cell proliferation, differentiation and apoptosis. Drug Gefitinib</w:t>
      </w:r>
      <w:r>
        <w:rPr>
          <w:rFonts w:hint="eastAsia" w:ascii="Times New Roman" w:hAnsi="Times New Roman" w:cs="Times New Roman"/>
          <w:sz w:val="24"/>
          <w:szCs w:val="24"/>
        </w:rPr>
        <w:t xml:space="preserve"> </w:t>
      </w:r>
      <w:r>
        <w:rPr>
          <w:rFonts w:ascii="Times New Roman" w:hAnsi="Times New Roman" w:cs="Times New Roman"/>
          <w:sz w:val="24"/>
          <w:szCs w:val="24"/>
        </w:rPr>
        <w:t xml:space="preserve">and Thapsigargin acting </w:t>
      </w:r>
      <w:r>
        <w:rPr>
          <w:rFonts w:hint="eastAsia" w:ascii="Times New Roman" w:hAnsi="Times New Roman" w:cs="Times New Roman"/>
          <w:sz w:val="24"/>
          <w:szCs w:val="24"/>
        </w:rPr>
        <w:t>on</w:t>
      </w:r>
      <w:r>
        <w:rPr>
          <w:rFonts w:ascii="Times New Roman" w:hAnsi="Times New Roman" w:cs="Times New Roman"/>
          <w:sz w:val="24"/>
          <w:szCs w:val="24"/>
        </w:rPr>
        <w:t xml:space="preserve"> target genes MAX has shown sensitivity in the clinical responsion of LUAD.</w:t>
      </w:r>
    </w:p>
    <w:p>
      <w:pPr>
        <w:spacing w:line="440" w:lineRule="exact"/>
        <w:ind w:firstLine="422" w:firstLineChars="200"/>
        <w:rPr>
          <w:rFonts w:ascii="Times New Roman" w:hAnsi="Times New Roman" w:cs="Times New Roman"/>
          <w:sz w:val="24"/>
          <w:szCs w:val="24"/>
        </w:rPr>
      </w:pPr>
      <w:r>
        <w:rPr>
          <w:rFonts w:ascii="Times New Roman" w:hAnsi="Times New Roman" w:cs="Times New Roman"/>
          <w:b/>
        </w:rPr>
        <w:t xml:space="preserve"> </w:t>
      </w:r>
      <w:r>
        <w:rPr>
          <w:rFonts w:ascii="Times New Roman" w:hAnsi="Times New Roman" w:cs="Times New Roman"/>
          <w:color w:val="000000" w:themeColor="text1"/>
          <w:sz w:val="24"/>
          <w:szCs w:val="24"/>
        </w:rPr>
        <w:t xml:space="preserve">To further verify the effectiveness of target genes and corresponding drugs, we queried the drug response datasets (GDSC). For LUAD data, we found that one target genes (e.g., </w:t>
      </w:r>
      <w:r>
        <w:rPr>
          <w:rFonts w:ascii="Times New Roman" w:hAnsi="Times New Roman" w:cs="Times New Roman"/>
          <w:sz w:val="24"/>
          <w:szCs w:val="24"/>
        </w:rPr>
        <w:t>SIRT1</w:t>
      </w:r>
      <w:r>
        <w:rPr>
          <w:rFonts w:ascii="Times New Roman" w:hAnsi="Times New Roman" w:cs="Times New Roman"/>
          <w:color w:val="000000" w:themeColor="text1"/>
          <w:sz w:val="24"/>
          <w:szCs w:val="24"/>
        </w:rPr>
        <w:t xml:space="preserve">) and one type drugs (e.g., </w:t>
      </w:r>
      <w:r>
        <w:rPr>
          <w:rFonts w:ascii="Times New Roman" w:hAnsi="Times New Roman" w:cs="Times New Roman"/>
          <w:sz w:val="24"/>
          <w:szCs w:val="24"/>
        </w:rPr>
        <w:t>Selisistat</w:t>
      </w:r>
      <w:r>
        <w:rPr>
          <w:rFonts w:ascii="Times New Roman" w:hAnsi="Times New Roman" w:cs="Times New Roman"/>
          <w:color w:val="000000" w:themeColor="text1"/>
          <w:sz w:val="24"/>
          <w:szCs w:val="24"/>
        </w:rPr>
        <w:t>) are effective in the drug re</w:t>
      </w:r>
      <w:r>
        <w:rPr>
          <w:rFonts w:ascii="Times New Roman" w:hAnsi="Times New Roman" w:cs="Times New Roman"/>
          <w:sz w:val="24"/>
          <w:szCs w:val="24"/>
        </w:rPr>
        <w:t xml:space="preserve">sponse dataset for various LUAD cell lines. </w:t>
      </w:r>
      <w:r>
        <w:rPr>
          <w:rFonts w:ascii="Times New Roman" w:hAnsi="Times New Roman" w:cs="Times New Roman"/>
          <w:b/>
          <w:bCs/>
          <w:sz w:val="24"/>
          <w:szCs w:val="24"/>
        </w:rPr>
        <w:t>Fig. S8A</w:t>
      </w:r>
      <w:r>
        <w:rPr>
          <w:rFonts w:ascii="Times New Roman" w:hAnsi="Times New Roman" w:cs="Times New Roman"/>
          <w:sz w:val="24"/>
          <w:szCs w:val="24"/>
        </w:rPr>
        <w:t xml:space="preserve"> shows that the sensitivity of the drug Selisistat, which acts on the drug target SIRT1, is significantly correlated with STK11 mutation cell line in LUAD cancer tissues. </w:t>
      </w:r>
      <w:r>
        <w:rPr>
          <w:rFonts w:ascii="Times New Roman" w:hAnsi="Times New Roman" w:cs="Times New Roman"/>
          <w:b/>
          <w:bCs/>
          <w:sz w:val="24"/>
          <w:szCs w:val="24"/>
        </w:rPr>
        <w:t>Fig. S8B</w:t>
      </w:r>
      <w:r>
        <w:rPr>
          <w:rFonts w:ascii="Times New Roman" w:hAnsi="Times New Roman" w:cs="Times New Roman"/>
          <w:sz w:val="24"/>
          <w:szCs w:val="24"/>
        </w:rPr>
        <w:t xml:space="preserve"> showed that LUAD cancer cells with STK11 mutation was significantly inhibited by Selisistat compared with wild type cell line. </w:t>
      </w:r>
    </w:p>
    <w:p>
      <w:pPr>
        <w:spacing w:line="440" w:lineRule="exact"/>
        <w:ind w:firstLine="480" w:firstLineChars="200"/>
        <w:rPr>
          <w:rFonts w:ascii="Times New Roman" w:hAnsi="Times New Roman" w:cs="Times New Roman"/>
          <w:sz w:val="24"/>
          <w:szCs w:val="24"/>
        </w:rPr>
      </w:pPr>
      <w:r>
        <w:rPr>
          <w:rFonts w:ascii="Times New Roman" w:hAnsi="Times New Roman" w:cs="Times New Roman"/>
          <w:sz w:val="24"/>
          <w:szCs w:val="24"/>
        </w:rPr>
        <w:t>For survive analysis, none of drug targeted genes of LUSC patients cannot serve as survival risk markers.</w:t>
      </w:r>
      <w:r>
        <w:rPr>
          <w:rFonts w:ascii="Times New Roman" w:hAnsi="Times New Roman" w:eastAsia="宋体" w:cs="Times New Roman"/>
          <w:sz w:val="24"/>
          <w:lang w:val="de-DE"/>
        </w:rPr>
        <w:t xml:space="preserve"> However, we found that </w:t>
      </w:r>
      <w:r>
        <w:rPr>
          <w:rFonts w:ascii="Times New Roman" w:hAnsi="Times New Roman" w:eastAsia="宋体" w:cs="Times New Roman"/>
          <w:sz w:val="24"/>
        </w:rPr>
        <w:t>t</w:t>
      </w:r>
      <w:r>
        <w:rPr>
          <w:rFonts w:ascii="Times New Roman" w:hAnsi="Times New Roman" w:cs="Times New Roman"/>
          <w:sz w:val="24"/>
          <w:szCs w:val="24"/>
        </w:rPr>
        <w:t>here are two drug targeted genes in 18 drug targeted genes of LUAD which can actually divide all patients into discriminative high-risk and low-risk groups (</w:t>
      </w:r>
      <w:r>
        <w:rPr>
          <w:rFonts w:ascii="Times New Roman" w:hAnsi="Times New Roman" w:cs="Times New Roman"/>
          <w:b/>
          <w:bCs/>
          <w:sz w:val="24"/>
          <w:szCs w:val="24"/>
        </w:rPr>
        <w:t>Fig. S9</w:t>
      </w:r>
      <w:r>
        <w:rPr>
          <w:rFonts w:ascii="Times New Roman" w:hAnsi="Times New Roman" w:cs="Times New Roman"/>
          <w:sz w:val="24"/>
          <w:szCs w:val="24"/>
        </w:rPr>
        <w:t>). Therefore, those two genes not only can serve as drug target but also can serve as survival risk biomarker.</w:t>
      </w:r>
    </w:p>
    <w:p>
      <w:pPr>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drawing>
          <wp:inline distT="0" distB="0" distL="0" distR="0">
            <wp:extent cx="5274310" cy="41325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4132580"/>
                    </a:xfrm>
                    <a:prstGeom prst="rect">
                      <a:avLst/>
                    </a:prstGeom>
                  </pic:spPr>
                </pic:pic>
              </a:graphicData>
            </a:graphic>
          </wp:inline>
        </w:drawing>
      </w:r>
    </w:p>
    <w:p>
      <w:pPr>
        <w:spacing w:line="440" w:lineRule="exact"/>
        <w:rPr>
          <w:rFonts w:ascii="Times New Roman" w:hAnsi="Times New Roman" w:cs="Times New Roman"/>
          <w:bCs/>
          <w:color w:val="000000"/>
        </w:rPr>
      </w:pPr>
      <w:r>
        <w:rPr>
          <w:rFonts w:ascii="Times New Roman" w:hAnsi="Times New Roman" w:cs="Times New Roman"/>
          <w:b/>
          <w:color w:val="000000"/>
        </w:rPr>
        <w:t xml:space="preserve">Fig. S8 </w:t>
      </w:r>
      <w:r>
        <w:rPr>
          <w:rFonts w:ascii="Times New Roman" w:hAnsi="Times New Roman" w:cs="Times New Roman"/>
          <w:bCs/>
          <w:color w:val="000000"/>
        </w:rPr>
        <w:t>The sensitivity of drugs acting on drug targets of LUAD. (</w:t>
      </w:r>
      <w:r>
        <w:rPr>
          <w:rFonts w:ascii="Times New Roman" w:hAnsi="Times New Roman" w:cs="Times New Roman"/>
          <w:b/>
          <w:color w:val="000000"/>
        </w:rPr>
        <w:t>A</w:t>
      </w:r>
      <w:r>
        <w:rPr>
          <w:rFonts w:ascii="Times New Roman" w:hAnsi="Times New Roman" w:cs="Times New Roman"/>
          <w:bCs/>
          <w:color w:val="000000"/>
        </w:rPr>
        <w:t>) The volcano plot of drugs acting on drug targets SIRT1. (</w:t>
      </w:r>
      <w:r>
        <w:rPr>
          <w:rFonts w:ascii="Times New Roman" w:hAnsi="Times New Roman" w:cs="Times New Roman"/>
          <w:b/>
          <w:color w:val="000000"/>
        </w:rPr>
        <w:t>B</w:t>
      </w:r>
      <w:r>
        <w:rPr>
          <w:rFonts w:ascii="Times New Roman" w:hAnsi="Times New Roman" w:cs="Times New Roman"/>
          <w:bCs/>
          <w:color w:val="000000"/>
        </w:rPr>
        <w:t>) The box-plots of IC50 on specific genomic changes cell line and wild type cell line.</w:t>
      </w:r>
    </w:p>
    <w:p>
      <w:pPr>
        <w:jc w:val="left"/>
        <w:rPr>
          <w:rFonts w:ascii="Times New Roman" w:hAnsi="Times New Roman" w:cs="Times New Roman"/>
          <w:szCs w:val="21"/>
        </w:rPr>
      </w:pPr>
      <w:r>
        <w:rPr>
          <w:rFonts w:ascii="Times New Roman" w:hAnsi="Times New Roman" w:cs="Times New Roman"/>
          <w:szCs w:val="21"/>
        </w:rPr>
        <w:drawing>
          <wp:inline distT="0" distB="0" distL="0" distR="0">
            <wp:extent cx="5274310" cy="22034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203450"/>
                    </a:xfrm>
                    <a:prstGeom prst="rect">
                      <a:avLst/>
                    </a:prstGeom>
                  </pic:spPr>
                </pic:pic>
              </a:graphicData>
            </a:graphic>
          </wp:inline>
        </w:drawing>
      </w:r>
    </w:p>
    <w:p>
      <w:pPr>
        <w:rPr>
          <w:rFonts w:ascii="Times New Roman" w:hAnsi="Times New Roman" w:cs="Times New Roman"/>
          <w:bCs/>
        </w:rPr>
      </w:pPr>
      <w:r>
        <w:rPr>
          <w:rFonts w:ascii="Times New Roman" w:hAnsi="Times New Roman" w:cs="Times New Roman"/>
          <w:b/>
        </w:rPr>
        <w:t xml:space="preserve">Fig. S9. </w:t>
      </w:r>
      <w:r>
        <w:rPr>
          <w:rFonts w:ascii="Times New Roman" w:hAnsi="Times New Roman" w:cs="Times New Roman"/>
          <w:bCs/>
        </w:rPr>
        <w:t xml:space="preserve">The survival analysis by drug targeted genes on TCGA LUAD data. </w:t>
      </w:r>
    </w:p>
    <w:p>
      <w:pPr>
        <w:rPr>
          <w:rFonts w:ascii="Times New Roman" w:hAnsi="Times New Roman" w:cs="Times New Roman"/>
          <w:bCs/>
        </w:rPr>
      </w:pPr>
    </w:p>
    <w:bookmarkEnd w:id="16"/>
    <w:bookmarkEnd w:id="17"/>
    <w:p>
      <w:pPr>
        <w:tabs>
          <w:tab w:val="left" w:pos="1642"/>
        </w:tabs>
        <w:spacing w:line="440" w:lineRule="exact"/>
        <w:rPr>
          <w:rFonts w:ascii="Times New Roman" w:hAnsi="Times New Roman" w:cs="Times New Roman"/>
        </w:rPr>
      </w:pPr>
      <w:r>
        <w:rPr>
          <w:rFonts w:ascii="Times New Roman" w:hAnsi="Times New Roman" w:cs="Times New Roman"/>
          <w:b/>
        </w:rPr>
        <w:t xml:space="preserve">Table </w:t>
      </w:r>
      <w:r>
        <w:rPr>
          <w:rFonts w:hint="eastAsia" w:ascii="Times New Roman" w:hAnsi="Times New Roman" w:cs="Times New Roman"/>
          <w:b/>
        </w:rPr>
        <w:t>S</w:t>
      </w:r>
      <w:r>
        <w:rPr>
          <w:rFonts w:ascii="Times New Roman" w:hAnsi="Times New Roman" w:cs="Times New Roman"/>
          <w:b/>
        </w:rPr>
        <w:t xml:space="preserve">3.  </w:t>
      </w:r>
      <w:r>
        <w:rPr>
          <w:rFonts w:ascii="Times New Roman" w:hAnsi="Times New Roman" w:cs="Times New Roman"/>
        </w:rPr>
        <w:t xml:space="preserve">Drug targeted genes </w:t>
      </w:r>
      <w:r>
        <w:rPr>
          <w:rFonts w:hint="eastAsia" w:ascii="Times New Roman" w:hAnsi="Times New Roman" w:cs="Times New Roman"/>
        </w:rPr>
        <w:t>and</w:t>
      </w:r>
      <w:r>
        <w:rPr>
          <w:rFonts w:ascii="Times New Roman" w:hAnsi="Times New Roman" w:cs="Times New Roman"/>
        </w:rPr>
        <w:t xml:space="preserve"> </w:t>
      </w:r>
      <w:r>
        <w:rPr>
          <w:rFonts w:hint="eastAsia" w:ascii="Times New Roman" w:hAnsi="Times New Roman" w:cs="Times New Roman"/>
        </w:rPr>
        <w:t>effective</w:t>
      </w:r>
      <w:r>
        <w:rPr>
          <w:rFonts w:ascii="Times New Roman" w:hAnsi="Times New Roman" w:cs="Times New Roman"/>
        </w:rPr>
        <w:t xml:space="preserve"> </w:t>
      </w:r>
      <w:r>
        <w:rPr>
          <w:rFonts w:hint="eastAsia" w:ascii="Times New Roman" w:hAnsi="Times New Roman" w:cs="Times New Roman"/>
        </w:rPr>
        <w:t>drugs</w:t>
      </w:r>
      <w:r>
        <w:rPr>
          <w:rFonts w:ascii="Times New Roman" w:hAnsi="Times New Roman" w:cs="Times New Roman"/>
        </w:rPr>
        <w:t xml:space="preserve"> obtained by MMPDNB in the early stages of </w:t>
      </w:r>
      <w:r>
        <w:rPr>
          <w:rFonts w:hint="eastAsia" w:ascii="Times New Roman" w:hAnsi="Times New Roman" w:cs="Times New Roman"/>
        </w:rPr>
        <w:t xml:space="preserve">LUSC </w:t>
      </w:r>
      <w:r>
        <w:rPr>
          <w:rFonts w:ascii="Times New Roman" w:hAnsi="Times New Roman" w:cs="Times New Roman"/>
        </w:rPr>
        <w:t>cancer.</w:t>
      </w:r>
    </w:p>
    <w:tbl>
      <w:tblPr>
        <w:tblStyle w:val="28"/>
        <w:tblpPr w:leftFromText="180" w:rightFromText="180" w:vertAnchor="text" w:horzAnchor="margin" w:tblpY="177"/>
        <w:tblW w:w="0" w:type="auto"/>
        <w:tblInd w:w="0" w:type="dxa"/>
        <w:tblLayout w:type="fixed"/>
        <w:tblCellMar>
          <w:top w:w="0" w:type="dxa"/>
          <w:left w:w="108" w:type="dxa"/>
          <w:bottom w:w="0" w:type="dxa"/>
          <w:right w:w="108" w:type="dxa"/>
        </w:tblCellMar>
      </w:tblPr>
      <w:tblGrid>
        <w:gridCol w:w="997"/>
        <w:gridCol w:w="997"/>
        <w:gridCol w:w="1230"/>
        <w:gridCol w:w="1399"/>
        <w:gridCol w:w="1097"/>
        <w:gridCol w:w="1401"/>
        <w:gridCol w:w="1401"/>
      </w:tblGrid>
      <w:tr>
        <w:tblPrEx>
          <w:tblCellMar>
            <w:top w:w="0" w:type="dxa"/>
            <w:left w:w="108" w:type="dxa"/>
            <w:bottom w:w="0" w:type="dxa"/>
            <w:right w:w="108" w:type="dxa"/>
          </w:tblCellMar>
        </w:tblPrEx>
        <w:tc>
          <w:tcPr>
            <w:tcW w:w="997" w:type="dxa"/>
            <w:tcBorders>
              <w:top w:val="single" w:color="auto" w:sz="18" w:space="0"/>
              <w:bottom w:val="single" w:color="auto" w:sz="18" w:space="0"/>
            </w:tcBorders>
            <w:shd w:val="clear" w:color="auto" w:fill="BEBEBE" w:themeFill="background1" w:themeFillShade="BF"/>
            <w:vAlign w:val="center"/>
          </w:tcPr>
          <w:p>
            <w:pPr>
              <w:jc w:val="center"/>
              <w:rPr>
                <w:rFonts w:ascii="Times New Roman" w:hAnsi="Times New Roman" w:cs="Times New Roman"/>
                <w:b w:val="0"/>
                <w:bCs w:val="0"/>
                <w:sz w:val="18"/>
                <w:szCs w:val="18"/>
              </w:rPr>
            </w:pPr>
            <w:r>
              <w:rPr>
                <w:rFonts w:hint="eastAsia" w:ascii="Times New Roman" w:hAnsi="Times New Roman" w:cs="Times New Roman"/>
                <w:b/>
                <w:bCs/>
                <w:sz w:val="18"/>
                <w:szCs w:val="18"/>
              </w:rPr>
              <w:t>C</w:t>
            </w:r>
            <w:r>
              <w:rPr>
                <w:rFonts w:ascii="Times New Roman" w:hAnsi="Times New Roman" w:cs="Times New Roman"/>
                <w:b/>
                <w:bCs/>
                <w:sz w:val="18"/>
                <w:szCs w:val="18"/>
              </w:rPr>
              <w:t>ancer</w:t>
            </w:r>
          </w:p>
        </w:tc>
        <w:tc>
          <w:tcPr>
            <w:tcW w:w="997" w:type="dxa"/>
            <w:tcBorders>
              <w:top w:val="single" w:color="auto" w:sz="18" w:space="0"/>
              <w:bottom w:val="single" w:color="auto" w:sz="18" w:space="0"/>
            </w:tcBorders>
            <w:shd w:val="clear" w:color="auto" w:fill="BEBEBE" w:themeFill="background1" w:themeFillShade="BF"/>
            <w:vAlign w:val="center"/>
          </w:tcPr>
          <w:p>
            <w:pPr>
              <w:jc w:val="center"/>
              <w:rPr>
                <w:rFonts w:ascii="Times New Roman" w:hAnsi="Times New Roman" w:cs="Times New Roman"/>
                <w:b w:val="0"/>
                <w:bCs w:val="0"/>
                <w:sz w:val="18"/>
                <w:szCs w:val="18"/>
              </w:rPr>
            </w:pPr>
            <w:r>
              <w:rPr>
                <w:rFonts w:ascii="Times New Roman" w:hAnsi="Times New Roman" w:cs="Times New Roman"/>
                <w:b/>
                <w:bCs/>
                <w:sz w:val="18"/>
                <w:szCs w:val="18"/>
              </w:rPr>
              <w:t>Cancer Stage</w:t>
            </w:r>
          </w:p>
        </w:tc>
        <w:tc>
          <w:tcPr>
            <w:tcW w:w="1230" w:type="dxa"/>
            <w:tcBorders>
              <w:top w:val="single" w:color="auto" w:sz="18" w:space="0"/>
              <w:bottom w:val="single" w:color="auto" w:sz="18" w:space="0"/>
            </w:tcBorders>
            <w:shd w:val="clear" w:color="auto" w:fill="BEBEBE" w:themeFill="background1" w:themeFillShade="BF"/>
            <w:vAlign w:val="center"/>
          </w:tcPr>
          <w:p>
            <w:pPr>
              <w:jc w:val="center"/>
              <w:rPr>
                <w:rFonts w:ascii="Times New Roman" w:hAnsi="Times New Roman" w:cs="Times New Roman"/>
                <w:b w:val="0"/>
                <w:bCs w:val="0"/>
                <w:sz w:val="18"/>
                <w:szCs w:val="18"/>
              </w:rPr>
            </w:pPr>
            <w:r>
              <w:rPr>
                <w:rFonts w:ascii="Times New Roman" w:hAnsi="Times New Roman" w:cs="Times New Roman"/>
                <w:b/>
                <w:bCs/>
                <w:sz w:val="18"/>
                <w:szCs w:val="18"/>
              </w:rPr>
              <w:t>Sample with MMDNB</w:t>
            </w:r>
          </w:p>
        </w:tc>
        <w:tc>
          <w:tcPr>
            <w:tcW w:w="1399" w:type="dxa"/>
            <w:tcBorders>
              <w:top w:val="single" w:color="auto" w:sz="18" w:space="0"/>
              <w:bottom w:val="single" w:color="auto" w:sz="18" w:space="0"/>
            </w:tcBorders>
            <w:shd w:val="clear" w:color="auto" w:fill="BEBEBE" w:themeFill="background1" w:themeFillShade="BF"/>
            <w:vAlign w:val="center"/>
          </w:tcPr>
          <w:p>
            <w:pPr>
              <w:jc w:val="center"/>
              <w:rPr>
                <w:rFonts w:ascii="Times New Roman" w:hAnsi="Times New Roman" w:cs="Times New Roman"/>
                <w:b w:val="0"/>
                <w:bCs w:val="0"/>
                <w:sz w:val="18"/>
                <w:szCs w:val="18"/>
              </w:rPr>
            </w:pPr>
            <w:r>
              <w:rPr>
                <w:rFonts w:ascii="Times New Roman" w:hAnsi="Times New Roman" w:cs="Times New Roman"/>
                <w:b/>
                <w:bCs/>
                <w:sz w:val="18"/>
                <w:szCs w:val="18"/>
              </w:rPr>
              <w:t>Differential Genes in MMDNB</w:t>
            </w:r>
          </w:p>
        </w:tc>
        <w:tc>
          <w:tcPr>
            <w:tcW w:w="1097" w:type="dxa"/>
            <w:tcBorders>
              <w:top w:val="single" w:color="auto" w:sz="18" w:space="0"/>
              <w:bottom w:val="single" w:color="auto" w:sz="18" w:space="0"/>
            </w:tcBorders>
            <w:shd w:val="clear" w:color="auto" w:fill="BEBEBE" w:themeFill="background1" w:themeFillShade="BF"/>
            <w:vAlign w:val="center"/>
          </w:tcPr>
          <w:p>
            <w:pPr>
              <w:jc w:val="center"/>
              <w:rPr>
                <w:rFonts w:ascii="Times New Roman" w:hAnsi="Times New Roman" w:cs="Times New Roman"/>
                <w:b w:val="0"/>
                <w:bCs w:val="0"/>
                <w:sz w:val="18"/>
                <w:szCs w:val="18"/>
              </w:rPr>
            </w:pPr>
            <w:r>
              <w:rPr>
                <w:rFonts w:ascii="Times New Roman" w:hAnsi="Times New Roman" w:cs="Times New Roman"/>
                <w:b/>
                <w:bCs/>
                <w:sz w:val="18"/>
                <w:szCs w:val="18"/>
              </w:rPr>
              <w:t>Drug Target Gene</w:t>
            </w:r>
          </w:p>
        </w:tc>
        <w:tc>
          <w:tcPr>
            <w:tcW w:w="1401" w:type="dxa"/>
            <w:tcBorders>
              <w:top w:val="single" w:color="auto" w:sz="18" w:space="0"/>
              <w:bottom w:val="single" w:color="auto" w:sz="18" w:space="0"/>
            </w:tcBorders>
            <w:shd w:val="clear" w:color="auto" w:fill="BEBEBE" w:themeFill="background1" w:themeFillShade="BF"/>
            <w:vAlign w:val="center"/>
          </w:tcPr>
          <w:p>
            <w:pPr>
              <w:jc w:val="center"/>
              <w:rPr>
                <w:rFonts w:ascii="Times New Roman" w:hAnsi="Times New Roman" w:cs="Times New Roman"/>
                <w:b w:val="0"/>
                <w:bCs w:val="0"/>
                <w:sz w:val="18"/>
                <w:szCs w:val="18"/>
              </w:rPr>
            </w:pPr>
            <w:r>
              <w:rPr>
                <w:rFonts w:hint="eastAsia" w:ascii="Times New Roman" w:hAnsi="Times New Roman" w:cs="Times New Roman"/>
                <w:b/>
                <w:bCs/>
                <w:sz w:val="18"/>
                <w:szCs w:val="18"/>
              </w:rPr>
              <w:t>D</w:t>
            </w:r>
            <w:r>
              <w:rPr>
                <w:rFonts w:ascii="Times New Roman" w:hAnsi="Times New Roman" w:cs="Times New Roman"/>
                <w:b/>
                <w:bCs/>
                <w:sz w:val="18"/>
                <w:szCs w:val="18"/>
              </w:rPr>
              <w:t xml:space="preserve">rug </w:t>
            </w:r>
            <w:r>
              <w:rPr>
                <w:rFonts w:hint="eastAsia" w:ascii="Times New Roman" w:hAnsi="Times New Roman" w:cs="Times New Roman"/>
                <w:b/>
                <w:bCs/>
                <w:sz w:val="18"/>
                <w:szCs w:val="18"/>
              </w:rPr>
              <w:t>(</w:t>
            </w:r>
            <w:r>
              <w:rPr>
                <w:rFonts w:ascii="Times New Roman" w:hAnsi="Times New Roman" w:cs="Times New Roman"/>
                <w:b/>
                <w:bCs/>
                <w:sz w:val="18"/>
                <w:szCs w:val="18"/>
              </w:rPr>
              <w:t>iGMDR)</w:t>
            </w:r>
          </w:p>
        </w:tc>
        <w:tc>
          <w:tcPr>
            <w:tcW w:w="1401" w:type="dxa"/>
            <w:tcBorders>
              <w:top w:val="single" w:color="auto" w:sz="18" w:space="0"/>
              <w:bottom w:val="single" w:color="auto" w:sz="18" w:space="0"/>
            </w:tcBorders>
            <w:shd w:val="clear" w:color="auto" w:fill="BEBEBE" w:themeFill="background1" w:themeFillShade="BF"/>
            <w:vAlign w:val="center"/>
          </w:tcPr>
          <w:p>
            <w:pPr>
              <w:rPr>
                <w:rFonts w:ascii="Times New Roman" w:hAnsi="Times New Roman" w:cs="Times New Roman"/>
                <w:b w:val="0"/>
                <w:bCs w:val="0"/>
                <w:sz w:val="18"/>
                <w:szCs w:val="18"/>
              </w:rPr>
            </w:pPr>
            <w:r>
              <w:rPr>
                <w:rFonts w:hint="eastAsia" w:ascii="Times New Roman" w:hAnsi="Times New Roman" w:cs="Times New Roman"/>
                <w:b/>
                <w:bCs/>
                <w:sz w:val="18"/>
                <w:szCs w:val="18"/>
              </w:rPr>
              <w:t>D</w:t>
            </w:r>
            <w:r>
              <w:rPr>
                <w:rFonts w:ascii="Times New Roman" w:hAnsi="Times New Roman" w:cs="Times New Roman"/>
                <w:b/>
                <w:bCs/>
                <w:sz w:val="18"/>
                <w:szCs w:val="18"/>
              </w:rPr>
              <w:t>rug (GDSC)</w:t>
            </w:r>
          </w:p>
        </w:tc>
      </w:tr>
      <w:tr>
        <w:tblPrEx>
          <w:tblCellMar>
            <w:top w:w="0" w:type="dxa"/>
            <w:left w:w="108" w:type="dxa"/>
            <w:bottom w:w="0" w:type="dxa"/>
            <w:right w:w="108" w:type="dxa"/>
          </w:tblCellMar>
        </w:tblPrEx>
        <w:trPr>
          <w:trHeight w:val="20" w:hRule="atLeast"/>
        </w:trPr>
        <w:tc>
          <w:tcPr>
            <w:tcW w:w="997" w:type="dxa"/>
            <w:vMerge w:val="restart"/>
            <w:tcBorders>
              <w:top w:val="single" w:color="auto" w:sz="18" w:space="0"/>
            </w:tcBorders>
            <w:shd w:val="clear" w:color="auto" w:fill="BEBEBE" w:themeFill="background1" w:themeFillShade="BF"/>
            <w:vAlign w:val="center"/>
          </w:tcPr>
          <w:p>
            <w:pPr>
              <w:jc w:val="center"/>
              <w:rPr>
                <w:rFonts w:ascii="Times New Roman" w:hAnsi="Times New Roman" w:cs="Times New Roman"/>
                <w:b w:val="0"/>
                <w:bCs w:val="0"/>
                <w:sz w:val="18"/>
                <w:szCs w:val="18"/>
              </w:rPr>
            </w:pPr>
            <w:r>
              <w:rPr>
                <w:rFonts w:hint="eastAsia" w:ascii="Times New Roman" w:hAnsi="Times New Roman" w:cs="Times New Roman"/>
                <w:b/>
                <w:bCs/>
                <w:sz w:val="18"/>
                <w:szCs w:val="18"/>
              </w:rPr>
              <w:t>L</w:t>
            </w:r>
            <w:r>
              <w:rPr>
                <w:rFonts w:ascii="Times New Roman" w:hAnsi="Times New Roman" w:cs="Times New Roman"/>
                <w:b/>
                <w:bCs/>
                <w:sz w:val="18"/>
                <w:szCs w:val="18"/>
              </w:rPr>
              <w:t>USC</w:t>
            </w:r>
          </w:p>
        </w:tc>
        <w:tc>
          <w:tcPr>
            <w:tcW w:w="997" w:type="dxa"/>
            <w:vMerge w:val="restart"/>
            <w:tcBorders>
              <w:top w:val="single" w:color="auto" w:sz="18" w:space="0"/>
            </w:tcBorders>
            <w:shd w:val="clear" w:color="auto" w:fill="D8D8D8" w:themeFill="background1" w:themeFillShade="D9"/>
            <w:vAlign w:val="center"/>
          </w:tcPr>
          <w:p>
            <w:pPr>
              <w:jc w:val="center"/>
              <w:rPr>
                <w:rFonts w:ascii="Times New Roman" w:hAnsi="Times New Roman" w:cs="Times New Roman"/>
                <w:sz w:val="18"/>
                <w:szCs w:val="18"/>
              </w:rPr>
            </w:pPr>
            <w:r>
              <w:rPr>
                <w:rFonts w:ascii="Times New Roman" w:hAnsi="Times New Roman" w:cs="Times New Roman"/>
                <w:sz w:val="18"/>
                <w:szCs w:val="18"/>
              </w:rPr>
              <w:t>Stage IA</w:t>
            </w:r>
          </w:p>
        </w:tc>
        <w:tc>
          <w:tcPr>
            <w:tcW w:w="1230" w:type="dxa"/>
            <w:tcBorders>
              <w:top w:val="single" w:color="auto" w:sz="18" w:space="0"/>
            </w:tcBorders>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TCGA-85-7710 PDNB</w:t>
            </w:r>
          </w:p>
        </w:tc>
        <w:tc>
          <w:tcPr>
            <w:tcW w:w="1399" w:type="dxa"/>
            <w:tcBorders>
              <w:top w:val="single" w:color="auto" w:sz="18" w:space="0"/>
            </w:tcBorders>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UPF2\SMG1</w:t>
            </w:r>
          </w:p>
        </w:tc>
        <w:tc>
          <w:tcPr>
            <w:tcW w:w="1097" w:type="dxa"/>
            <w:tcBorders>
              <w:top w:val="single" w:color="auto" w:sz="18" w:space="0"/>
            </w:tcBorders>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SMG1</w:t>
            </w:r>
          </w:p>
        </w:tc>
        <w:tc>
          <w:tcPr>
            <w:tcW w:w="1401" w:type="dxa"/>
            <w:tcBorders>
              <w:top w:val="single" w:color="auto" w:sz="18" w:space="0"/>
            </w:tcBorders>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PIK-93</w:t>
            </w:r>
          </w:p>
        </w:tc>
        <w:tc>
          <w:tcPr>
            <w:tcW w:w="1401" w:type="dxa"/>
            <w:tcBorders>
              <w:top w:val="single" w:color="auto" w:sz="18" w:space="0"/>
            </w:tcBorders>
            <w:vAlign w:val="center"/>
          </w:tcPr>
          <w:p>
            <w:pPr>
              <w:rPr>
                <w:rFonts w:ascii="Times New Roman" w:hAnsi="Times New Roman" w:cs="Times New Roman"/>
                <w:sz w:val="18"/>
                <w:szCs w:val="18"/>
              </w:rPr>
            </w:pPr>
          </w:p>
        </w:tc>
      </w:tr>
      <w:tr>
        <w:tblPrEx>
          <w:tblCellMar>
            <w:top w:w="0" w:type="dxa"/>
            <w:left w:w="108" w:type="dxa"/>
            <w:bottom w:w="0" w:type="dxa"/>
            <w:right w:w="108" w:type="dxa"/>
          </w:tblCellMar>
        </w:tblPrEx>
        <w:trPr>
          <w:trHeight w:val="20" w:hRule="atLeast"/>
        </w:trPr>
        <w:tc>
          <w:tcPr>
            <w:tcW w:w="997" w:type="dxa"/>
            <w:vMerge w:val="continue"/>
            <w:shd w:val="clear" w:color="auto" w:fill="BEBEBE" w:themeFill="background1" w:themeFillShade="BF"/>
            <w:vAlign w:val="center"/>
          </w:tcPr>
          <w:p>
            <w:pPr>
              <w:jc w:val="center"/>
              <w:rPr>
                <w:rFonts w:ascii="Times New Roman" w:hAnsi="Times New Roman" w:cs="Times New Roman"/>
                <w:b w:val="0"/>
                <w:bCs w:val="0"/>
                <w:sz w:val="18"/>
                <w:szCs w:val="18"/>
              </w:rPr>
            </w:pPr>
          </w:p>
        </w:tc>
        <w:tc>
          <w:tcPr>
            <w:tcW w:w="997" w:type="dxa"/>
            <w:vMerge w:val="continue"/>
            <w:shd w:val="clear" w:color="auto" w:fill="D8D8D8" w:themeFill="background1" w:themeFillShade="D9"/>
            <w:vAlign w:val="center"/>
          </w:tcPr>
          <w:p>
            <w:pPr>
              <w:jc w:val="center"/>
              <w:rPr>
                <w:rFonts w:ascii="Times New Roman" w:hAnsi="Times New Roman" w:cs="Times New Roman"/>
                <w:sz w:val="18"/>
                <w:szCs w:val="18"/>
              </w:rPr>
            </w:pPr>
          </w:p>
        </w:tc>
        <w:tc>
          <w:tcPr>
            <w:tcW w:w="1230" w:type="dxa"/>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TCGA-43-7657</w:t>
            </w:r>
          </w:p>
        </w:tc>
        <w:tc>
          <w:tcPr>
            <w:tcW w:w="1399" w:type="dxa"/>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MMP1\CMA1</w:t>
            </w:r>
          </w:p>
        </w:tc>
        <w:tc>
          <w:tcPr>
            <w:tcW w:w="1097" w:type="dxa"/>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CMA1</w:t>
            </w:r>
          </w:p>
        </w:tc>
        <w:tc>
          <w:tcPr>
            <w:tcW w:w="1401" w:type="dxa"/>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Fluorouracil</w:t>
            </w:r>
          </w:p>
        </w:tc>
        <w:tc>
          <w:tcPr>
            <w:tcW w:w="1401" w:type="dxa"/>
            <w:vAlign w:val="center"/>
          </w:tcPr>
          <w:p>
            <w:pPr>
              <w:rPr>
                <w:rFonts w:ascii="Times New Roman" w:hAnsi="Times New Roman" w:cs="Times New Roman"/>
                <w:sz w:val="18"/>
                <w:szCs w:val="18"/>
              </w:rPr>
            </w:pPr>
          </w:p>
        </w:tc>
      </w:tr>
      <w:tr>
        <w:tblPrEx>
          <w:tblCellMar>
            <w:top w:w="0" w:type="dxa"/>
            <w:left w:w="108" w:type="dxa"/>
            <w:bottom w:w="0" w:type="dxa"/>
            <w:right w:w="108" w:type="dxa"/>
          </w:tblCellMar>
        </w:tblPrEx>
        <w:trPr>
          <w:trHeight w:val="20" w:hRule="atLeast"/>
        </w:trPr>
        <w:tc>
          <w:tcPr>
            <w:tcW w:w="997" w:type="dxa"/>
            <w:vMerge w:val="continue"/>
            <w:shd w:val="clear" w:color="auto" w:fill="BEBEBE" w:themeFill="background1" w:themeFillShade="BF"/>
            <w:vAlign w:val="center"/>
          </w:tcPr>
          <w:p>
            <w:pPr>
              <w:jc w:val="center"/>
              <w:rPr>
                <w:rFonts w:ascii="Times New Roman" w:hAnsi="Times New Roman" w:cs="Times New Roman"/>
                <w:b w:val="0"/>
                <w:bCs w:val="0"/>
                <w:sz w:val="18"/>
                <w:szCs w:val="18"/>
              </w:rPr>
            </w:pPr>
          </w:p>
        </w:tc>
        <w:tc>
          <w:tcPr>
            <w:tcW w:w="997" w:type="dxa"/>
            <w:vMerge w:val="continue"/>
            <w:shd w:val="clear" w:color="auto" w:fill="D8D8D8" w:themeFill="background1" w:themeFillShade="D9"/>
            <w:vAlign w:val="center"/>
          </w:tcPr>
          <w:p>
            <w:pPr>
              <w:jc w:val="center"/>
              <w:rPr>
                <w:rFonts w:ascii="Times New Roman" w:hAnsi="Times New Roman" w:cs="Times New Roman"/>
                <w:sz w:val="18"/>
                <w:szCs w:val="18"/>
              </w:rPr>
            </w:pPr>
          </w:p>
        </w:tc>
        <w:tc>
          <w:tcPr>
            <w:tcW w:w="1230" w:type="dxa"/>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TCGA-43-7658</w:t>
            </w:r>
          </w:p>
        </w:tc>
        <w:tc>
          <w:tcPr>
            <w:tcW w:w="1399" w:type="dxa"/>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GRHL3\CUL5</w:t>
            </w:r>
          </w:p>
        </w:tc>
        <w:tc>
          <w:tcPr>
            <w:tcW w:w="1097" w:type="dxa"/>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CUL5</w:t>
            </w:r>
          </w:p>
        </w:tc>
        <w:tc>
          <w:tcPr>
            <w:tcW w:w="1401" w:type="dxa"/>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Fluorouracil</w:t>
            </w:r>
          </w:p>
        </w:tc>
        <w:tc>
          <w:tcPr>
            <w:tcW w:w="1401" w:type="dxa"/>
            <w:vAlign w:val="center"/>
          </w:tcPr>
          <w:p>
            <w:pPr>
              <w:rPr>
                <w:rFonts w:ascii="Times New Roman" w:hAnsi="Times New Roman" w:cs="Times New Roman"/>
                <w:sz w:val="18"/>
                <w:szCs w:val="18"/>
              </w:rPr>
            </w:pPr>
          </w:p>
        </w:tc>
      </w:tr>
      <w:tr>
        <w:tblPrEx>
          <w:tblCellMar>
            <w:top w:w="0" w:type="dxa"/>
            <w:left w:w="108" w:type="dxa"/>
            <w:bottom w:w="0" w:type="dxa"/>
            <w:right w:w="108" w:type="dxa"/>
          </w:tblCellMar>
        </w:tblPrEx>
        <w:trPr>
          <w:trHeight w:val="20" w:hRule="atLeast"/>
        </w:trPr>
        <w:tc>
          <w:tcPr>
            <w:tcW w:w="997" w:type="dxa"/>
            <w:vMerge w:val="continue"/>
            <w:shd w:val="clear" w:color="auto" w:fill="BEBEBE" w:themeFill="background1" w:themeFillShade="BF"/>
            <w:vAlign w:val="center"/>
          </w:tcPr>
          <w:p>
            <w:pPr>
              <w:jc w:val="center"/>
              <w:rPr>
                <w:rFonts w:ascii="Times New Roman" w:hAnsi="Times New Roman" w:cs="Times New Roman"/>
                <w:b w:val="0"/>
                <w:bCs w:val="0"/>
                <w:sz w:val="18"/>
                <w:szCs w:val="18"/>
              </w:rPr>
            </w:pPr>
          </w:p>
        </w:tc>
        <w:tc>
          <w:tcPr>
            <w:tcW w:w="997" w:type="dxa"/>
            <w:vMerge w:val="restart"/>
            <w:tcBorders>
              <w:top w:val="single" w:color="auto" w:sz="4" w:space="0"/>
            </w:tcBorders>
            <w:shd w:val="clear" w:color="auto" w:fill="D8D8D8" w:themeFill="background1" w:themeFillShade="D9"/>
            <w:vAlign w:val="center"/>
          </w:tcPr>
          <w:p>
            <w:pPr>
              <w:jc w:val="center"/>
              <w:rPr>
                <w:rFonts w:ascii="Times New Roman" w:hAnsi="Times New Roman" w:cs="Times New Roman"/>
                <w:sz w:val="18"/>
                <w:szCs w:val="18"/>
              </w:rPr>
            </w:pPr>
            <w:r>
              <w:rPr>
                <w:rFonts w:ascii="Times New Roman" w:hAnsi="Times New Roman" w:cs="Times New Roman"/>
                <w:sz w:val="18"/>
                <w:szCs w:val="18"/>
              </w:rPr>
              <w:t>Stage IB</w:t>
            </w:r>
          </w:p>
        </w:tc>
        <w:tc>
          <w:tcPr>
            <w:tcW w:w="1230" w:type="dxa"/>
            <w:tcBorders>
              <w:top w:val="single" w:color="auto" w:sz="4" w:space="0"/>
            </w:tcBorders>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TCGA-60-2709</w:t>
            </w:r>
          </w:p>
        </w:tc>
        <w:tc>
          <w:tcPr>
            <w:tcW w:w="1399" w:type="dxa"/>
            <w:tcBorders>
              <w:top w:val="single" w:color="auto" w:sz="4" w:space="0"/>
            </w:tcBorders>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RGS6\GTPBP4\NF2\STMN2</w:t>
            </w:r>
          </w:p>
        </w:tc>
        <w:tc>
          <w:tcPr>
            <w:tcW w:w="1097" w:type="dxa"/>
            <w:tcBorders>
              <w:top w:val="single" w:color="auto" w:sz="4" w:space="0"/>
            </w:tcBorders>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NF2</w:t>
            </w:r>
          </w:p>
        </w:tc>
        <w:tc>
          <w:tcPr>
            <w:tcW w:w="1401" w:type="dxa"/>
            <w:tcBorders>
              <w:top w:val="single" w:color="auto" w:sz="4" w:space="0"/>
            </w:tcBorders>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Afatinib</w:t>
            </w:r>
          </w:p>
        </w:tc>
        <w:tc>
          <w:tcPr>
            <w:tcW w:w="1401" w:type="dxa"/>
            <w:tcBorders>
              <w:top w:val="single" w:color="auto" w:sz="4" w:space="0"/>
            </w:tcBorders>
            <w:vAlign w:val="center"/>
          </w:tcPr>
          <w:p>
            <w:pPr>
              <w:rPr>
                <w:rFonts w:ascii="Times New Roman" w:hAnsi="Times New Roman" w:cs="Times New Roman"/>
                <w:sz w:val="18"/>
                <w:szCs w:val="18"/>
              </w:rPr>
            </w:pPr>
          </w:p>
        </w:tc>
      </w:tr>
      <w:tr>
        <w:tblPrEx>
          <w:tblCellMar>
            <w:top w:w="0" w:type="dxa"/>
            <w:left w:w="108" w:type="dxa"/>
            <w:bottom w:w="0" w:type="dxa"/>
            <w:right w:w="108" w:type="dxa"/>
          </w:tblCellMar>
        </w:tblPrEx>
        <w:trPr>
          <w:trHeight w:val="20" w:hRule="atLeast"/>
        </w:trPr>
        <w:tc>
          <w:tcPr>
            <w:tcW w:w="997" w:type="dxa"/>
            <w:vMerge w:val="continue"/>
            <w:shd w:val="clear" w:color="auto" w:fill="BEBEBE" w:themeFill="background1" w:themeFillShade="BF"/>
            <w:vAlign w:val="center"/>
          </w:tcPr>
          <w:p>
            <w:pPr>
              <w:jc w:val="center"/>
              <w:rPr>
                <w:rFonts w:ascii="Times New Roman" w:hAnsi="Times New Roman" w:cs="Times New Roman"/>
                <w:b w:val="0"/>
                <w:bCs w:val="0"/>
                <w:sz w:val="18"/>
                <w:szCs w:val="18"/>
              </w:rPr>
            </w:pPr>
          </w:p>
        </w:tc>
        <w:tc>
          <w:tcPr>
            <w:tcW w:w="997" w:type="dxa"/>
            <w:vMerge w:val="continue"/>
            <w:shd w:val="clear" w:color="auto" w:fill="D8D8D8" w:themeFill="background1" w:themeFillShade="D9"/>
            <w:vAlign w:val="center"/>
          </w:tcPr>
          <w:p>
            <w:pPr>
              <w:jc w:val="center"/>
              <w:rPr>
                <w:rFonts w:ascii="Times New Roman" w:hAnsi="Times New Roman" w:cs="Times New Roman"/>
                <w:sz w:val="18"/>
                <w:szCs w:val="18"/>
              </w:rPr>
            </w:pPr>
          </w:p>
        </w:tc>
        <w:tc>
          <w:tcPr>
            <w:tcW w:w="1230" w:type="dxa"/>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TCGA-22-5471</w:t>
            </w:r>
          </w:p>
        </w:tc>
        <w:tc>
          <w:tcPr>
            <w:tcW w:w="1399" w:type="dxa"/>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PMS2\MLH3</w:t>
            </w:r>
          </w:p>
        </w:tc>
        <w:tc>
          <w:tcPr>
            <w:tcW w:w="1097" w:type="dxa"/>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PMS2</w:t>
            </w:r>
          </w:p>
        </w:tc>
        <w:tc>
          <w:tcPr>
            <w:tcW w:w="1401" w:type="dxa"/>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Fluorouracil</w:t>
            </w:r>
          </w:p>
        </w:tc>
        <w:tc>
          <w:tcPr>
            <w:tcW w:w="1401" w:type="dxa"/>
            <w:vAlign w:val="center"/>
          </w:tcPr>
          <w:p>
            <w:pPr>
              <w:rPr>
                <w:rFonts w:ascii="Times New Roman" w:hAnsi="Times New Roman" w:cs="Times New Roman"/>
                <w:sz w:val="18"/>
                <w:szCs w:val="18"/>
              </w:rPr>
            </w:pPr>
          </w:p>
        </w:tc>
      </w:tr>
      <w:tr>
        <w:tblPrEx>
          <w:tblCellMar>
            <w:top w:w="0" w:type="dxa"/>
            <w:left w:w="108" w:type="dxa"/>
            <w:bottom w:w="0" w:type="dxa"/>
            <w:right w:w="108" w:type="dxa"/>
          </w:tblCellMar>
        </w:tblPrEx>
        <w:trPr>
          <w:trHeight w:val="20" w:hRule="atLeast"/>
        </w:trPr>
        <w:tc>
          <w:tcPr>
            <w:tcW w:w="997" w:type="dxa"/>
            <w:vMerge w:val="continue"/>
            <w:shd w:val="clear" w:color="auto" w:fill="BEBEBE" w:themeFill="background1" w:themeFillShade="BF"/>
            <w:vAlign w:val="center"/>
          </w:tcPr>
          <w:p>
            <w:pPr>
              <w:jc w:val="center"/>
              <w:rPr>
                <w:rFonts w:ascii="Times New Roman" w:hAnsi="Times New Roman" w:cs="Times New Roman"/>
                <w:b w:val="0"/>
                <w:bCs w:val="0"/>
                <w:sz w:val="18"/>
                <w:szCs w:val="18"/>
              </w:rPr>
            </w:pPr>
          </w:p>
        </w:tc>
        <w:tc>
          <w:tcPr>
            <w:tcW w:w="997" w:type="dxa"/>
            <w:vMerge w:val="continue"/>
            <w:shd w:val="clear" w:color="auto" w:fill="D8D8D8" w:themeFill="background1" w:themeFillShade="D9"/>
            <w:vAlign w:val="center"/>
          </w:tcPr>
          <w:p>
            <w:pPr>
              <w:jc w:val="center"/>
              <w:rPr>
                <w:rFonts w:ascii="Times New Roman" w:hAnsi="Times New Roman" w:cs="Times New Roman"/>
                <w:sz w:val="18"/>
                <w:szCs w:val="18"/>
              </w:rPr>
            </w:pPr>
          </w:p>
        </w:tc>
        <w:tc>
          <w:tcPr>
            <w:tcW w:w="1230" w:type="dxa"/>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TCGA-43-6771</w:t>
            </w:r>
          </w:p>
        </w:tc>
        <w:tc>
          <w:tcPr>
            <w:tcW w:w="1399" w:type="dxa"/>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SIRT1\MEF2D</w:t>
            </w:r>
          </w:p>
        </w:tc>
        <w:tc>
          <w:tcPr>
            <w:tcW w:w="1097" w:type="dxa"/>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SIRT1</w:t>
            </w:r>
          </w:p>
        </w:tc>
        <w:tc>
          <w:tcPr>
            <w:tcW w:w="1401" w:type="dxa"/>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CX-5461</w:t>
            </w:r>
          </w:p>
        </w:tc>
        <w:tc>
          <w:tcPr>
            <w:tcW w:w="1401" w:type="dxa"/>
            <w:vAlign w:val="center"/>
          </w:tcPr>
          <w:p>
            <w:pPr>
              <w:rPr>
                <w:rFonts w:ascii="Times New Roman" w:hAnsi="Times New Roman" w:cs="Times New Roman"/>
                <w:sz w:val="18"/>
                <w:szCs w:val="18"/>
              </w:rPr>
            </w:pPr>
          </w:p>
        </w:tc>
      </w:tr>
      <w:tr>
        <w:tblPrEx>
          <w:tblCellMar>
            <w:top w:w="0" w:type="dxa"/>
            <w:left w:w="108" w:type="dxa"/>
            <w:bottom w:w="0" w:type="dxa"/>
            <w:right w:w="108" w:type="dxa"/>
          </w:tblCellMar>
        </w:tblPrEx>
        <w:trPr>
          <w:trHeight w:val="20" w:hRule="atLeast"/>
        </w:trPr>
        <w:tc>
          <w:tcPr>
            <w:tcW w:w="997" w:type="dxa"/>
            <w:vMerge w:val="continue"/>
            <w:shd w:val="clear" w:color="auto" w:fill="BEBEBE" w:themeFill="background1" w:themeFillShade="BF"/>
            <w:vAlign w:val="center"/>
          </w:tcPr>
          <w:p>
            <w:pPr>
              <w:jc w:val="center"/>
              <w:rPr>
                <w:rFonts w:ascii="Times New Roman" w:hAnsi="Times New Roman" w:cs="Times New Roman"/>
                <w:b w:val="0"/>
                <w:bCs w:val="0"/>
                <w:sz w:val="18"/>
                <w:szCs w:val="18"/>
              </w:rPr>
            </w:pPr>
          </w:p>
        </w:tc>
        <w:tc>
          <w:tcPr>
            <w:tcW w:w="997" w:type="dxa"/>
            <w:vMerge w:val="continue"/>
            <w:shd w:val="clear" w:color="auto" w:fill="D8D8D8" w:themeFill="background1" w:themeFillShade="D9"/>
            <w:vAlign w:val="center"/>
          </w:tcPr>
          <w:p>
            <w:pPr>
              <w:jc w:val="center"/>
              <w:rPr>
                <w:rFonts w:ascii="Times New Roman" w:hAnsi="Times New Roman" w:cs="Times New Roman"/>
                <w:sz w:val="18"/>
                <w:szCs w:val="18"/>
              </w:rPr>
            </w:pPr>
          </w:p>
        </w:tc>
        <w:tc>
          <w:tcPr>
            <w:tcW w:w="1230" w:type="dxa"/>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TCGA-22-5482</w:t>
            </w:r>
          </w:p>
        </w:tc>
        <w:tc>
          <w:tcPr>
            <w:tcW w:w="1399" w:type="dxa"/>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CDC42\IQGAP3</w:t>
            </w:r>
          </w:p>
        </w:tc>
        <w:tc>
          <w:tcPr>
            <w:tcW w:w="1097" w:type="dxa"/>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IQGAP3</w:t>
            </w:r>
          </w:p>
        </w:tc>
        <w:tc>
          <w:tcPr>
            <w:tcW w:w="1401" w:type="dxa"/>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Dasatinib</w:t>
            </w:r>
          </w:p>
        </w:tc>
        <w:tc>
          <w:tcPr>
            <w:tcW w:w="1401" w:type="dxa"/>
            <w:vAlign w:val="center"/>
          </w:tcPr>
          <w:p>
            <w:pPr>
              <w:rPr>
                <w:rFonts w:ascii="Times New Roman" w:hAnsi="Times New Roman" w:cs="Times New Roman"/>
                <w:sz w:val="18"/>
                <w:szCs w:val="18"/>
              </w:rPr>
            </w:pPr>
          </w:p>
        </w:tc>
      </w:tr>
      <w:tr>
        <w:tblPrEx>
          <w:tblCellMar>
            <w:top w:w="0" w:type="dxa"/>
            <w:left w:w="108" w:type="dxa"/>
            <w:bottom w:w="0" w:type="dxa"/>
            <w:right w:w="108" w:type="dxa"/>
          </w:tblCellMar>
        </w:tblPrEx>
        <w:trPr>
          <w:trHeight w:val="20" w:hRule="atLeast"/>
        </w:trPr>
        <w:tc>
          <w:tcPr>
            <w:tcW w:w="997" w:type="dxa"/>
            <w:vMerge w:val="continue"/>
            <w:shd w:val="clear" w:color="auto" w:fill="BEBEBE" w:themeFill="background1" w:themeFillShade="BF"/>
            <w:vAlign w:val="center"/>
          </w:tcPr>
          <w:p>
            <w:pPr>
              <w:jc w:val="center"/>
              <w:rPr>
                <w:rFonts w:ascii="Times New Roman" w:hAnsi="Times New Roman" w:cs="Times New Roman"/>
                <w:b w:val="0"/>
                <w:bCs w:val="0"/>
                <w:sz w:val="18"/>
                <w:szCs w:val="18"/>
              </w:rPr>
            </w:pPr>
          </w:p>
        </w:tc>
        <w:tc>
          <w:tcPr>
            <w:tcW w:w="997" w:type="dxa"/>
            <w:vMerge w:val="continue"/>
            <w:tcBorders>
              <w:bottom w:val="single" w:color="auto" w:sz="4" w:space="0"/>
            </w:tcBorders>
            <w:shd w:val="clear" w:color="auto" w:fill="D8D8D8" w:themeFill="background1" w:themeFillShade="D9"/>
            <w:vAlign w:val="center"/>
          </w:tcPr>
          <w:p>
            <w:pPr>
              <w:jc w:val="center"/>
              <w:rPr>
                <w:rFonts w:ascii="Times New Roman" w:hAnsi="Times New Roman" w:cs="Times New Roman"/>
                <w:sz w:val="18"/>
                <w:szCs w:val="18"/>
              </w:rPr>
            </w:pPr>
          </w:p>
        </w:tc>
        <w:tc>
          <w:tcPr>
            <w:tcW w:w="1230" w:type="dxa"/>
            <w:tcBorders>
              <w:bottom w:val="single" w:color="auto" w:sz="4" w:space="0"/>
            </w:tcBorders>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TCGA-22-5472</w:t>
            </w:r>
          </w:p>
        </w:tc>
        <w:tc>
          <w:tcPr>
            <w:tcW w:w="1399" w:type="dxa"/>
            <w:tcBorders>
              <w:bottom w:val="single" w:color="auto" w:sz="4" w:space="0"/>
            </w:tcBorders>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CTPS2\COPS2\COPS3\WNK4\SLC12A3\GMPS\-</w:t>
            </w:r>
          </w:p>
        </w:tc>
        <w:tc>
          <w:tcPr>
            <w:tcW w:w="1097" w:type="dxa"/>
            <w:tcBorders>
              <w:bottom w:val="single" w:color="auto" w:sz="4" w:space="0"/>
            </w:tcBorders>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WNK4</w:t>
            </w:r>
          </w:p>
        </w:tc>
        <w:tc>
          <w:tcPr>
            <w:tcW w:w="1401" w:type="dxa"/>
            <w:tcBorders>
              <w:bottom w:val="single" w:color="auto" w:sz="4" w:space="0"/>
            </w:tcBorders>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Fluorouracil</w:t>
            </w:r>
          </w:p>
        </w:tc>
        <w:tc>
          <w:tcPr>
            <w:tcW w:w="1401" w:type="dxa"/>
            <w:tcBorders>
              <w:bottom w:val="single" w:color="auto" w:sz="4" w:space="0"/>
            </w:tcBorders>
            <w:vAlign w:val="center"/>
          </w:tcPr>
          <w:p>
            <w:pPr>
              <w:rPr>
                <w:rFonts w:ascii="Times New Roman" w:hAnsi="Times New Roman" w:cs="Times New Roman"/>
                <w:sz w:val="18"/>
                <w:szCs w:val="18"/>
              </w:rPr>
            </w:pPr>
          </w:p>
        </w:tc>
      </w:tr>
      <w:tr>
        <w:tblPrEx>
          <w:tblCellMar>
            <w:top w:w="0" w:type="dxa"/>
            <w:left w:w="108" w:type="dxa"/>
            <w:bottom w:w="0" w:type="dxa"/>
            <w:right w:w="108" w:type="dxa"/>
          </w:tblCellMar>
        </w:tblPrEx>
        <w:trPr>
          <w:trHeight w:val="20" w:hRule="atLeast"/>
        </w:trPr>
        <w:tc>
          <w:tcPr>
            <w:tcW w:w="997" w:type="dxa"/>
            <w:vMerge w:val="continue"/>
            <w:shd w:val="clear" w:color="auto" w:fill="BEBEBE" w:themeFill="background1" w:themeFillShade="BF"/>
            <w:vAlign w:val="center"/>
          </w:tcPr>
          <w:p>
            <w:pPr>
              <w:jc w:val="center"/>
              <w:rPr>
                <w:rFonts w:ascii="Times New Roman" w:hAnsi="Times New Roman" w:cs="Times New Roman"/>
                <w:b w:val="0"/>
                <w:bCs w:val="0"/>
                <w:sz w:val="18"/>
                <w:szCs w:val="18"/>
              </w:rPr>
            </w:pPr>
          </w:p>
        </w:tc>
        <w:tc>
          <w:tcPr>
            <w:tcW w:w="997" w:type="dxa"/>
            <w:vMerge w:val="restart"/>
            <w:tcBorders>
              <w:top w:val="single" w:color="auto" w:sz="4" w:space="0"/>
            </w:tcBorders>
            <w:shd w:val="clear" w:color="auto" w:fill="D8D8D8" w:themeFill="background1" w:themeFillShade="D9"/>
            <w:vAlign w:val="center"/>
          </w:tcPr>
          <w:p>
            <w:pPr>
              <w:jc w:val="center"/>
              <w:rPr>
                <w:rFonts w:ascii="Times New Roman" w:hAnsi="Times New Roman" w:cs="Times New Roman"/>
                <w:sz w:val="18"/>
                <w:szCs w:val="18"/>
              </w:rPr>
            </w:pPr>
            <w:r>
              <w:rPr>
                <w:rFonts w:ascii="Times New Roman" w:hAnsi="Times New Roman" w:cs="Times New Roman"/>
                <w:sz w:val="18"/>
                <w:szCs w:val="18"/>
              </w:rPr>
              <w:t>Stage IIA</w:t>
            </w:r>
          </w:p>
        </w:tc>
        <w:tc>
          <w:tcPr>
            <w:tcW w:w="1230" w:type="dxa"/>
            <w:tcBorders>
              <w:top w:val="single" w:color="auto" w:sz="4" w:space="0"/>
            </w:tcBorders>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TCGA-56-7823</w:t>
            </w:r>
          </w:p>
        </w:tc>
        <w:tc>
          <w:tcPr>
            <w:tcW w:w="1399" w:type="dxa"/>
            <w:tcBorders>
              <w:top w:val="single" w:color="auto" w:sz="4" w:space="0"/>
            </w:tcBorders>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MAPK11\DUSP6</w:t>
            </w:r>
          </w:p>
        </w:tc>
        <w:tc>
          <w:tcPr>
            <w:tcW w:w="1097" w:type="dxa"/>
            <w:tcBorders>
              <w:top w:val="single" w:color="auto" w:sz="4" w:space="0"/>
            </w:tcBorders>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MAPK11\DUSP6</w:t>
            </w:r>
          </w:p>
        </w:tc>
        <w:tc>
          <w:tcPr>
            <w:tcW w:w="1401" w:type="dxa"/>
            <w:tcBorders>
              <w:top w:val="single" w:color="auto" w:sz="4" w:space="0"/>
            </w:tcBorders>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Fluorouracil</w:t>
            </w:r>
          </w:p>
        </w:tc>
        <w:tc>
          <w:tcPr>
            <w:tcW w:w="1401" w:type="dxa"/>
            <w:tcBorders>
              <w:top w:val="single" w:color="auto" w:sz="4" w:space="0"/>
            </w:tcBorders>
            <w:vAlign w:val="center"/>
          </w:tcPr>
          <w:p>
            <w:pPr>
              <w:rPr>
                <w:rFonts w:ascii="Times New Roman" w:hAnsi="Times New Roman" w:cs="Times New Roman"/>
                <w:sz w:val="18"/>
                <w:szCs w:val="18"/>
              </w:rPr>
            </w:pPr>
          </w:p>
        </w:tc>
      </w:tr>
      <w:tr>
        <w:tblPrEx>
          <w:tblCellMar>
            <w:top w:w="0" w:type="dxa"/>
            <w:left w:w="108" w:type="dxa"/>
            <w:bottom w:w="0" w:type="dxa"/>
            <w:right w:w="108" w:type="dxa"/>
          </w:tblCellMar>
        </w:tblPrEx>
        <w:trPr>
          <w:trHeight w:val="20" w:hRule="atLeast"/>
        </w:trPr>
        <w:tc>
          <w:tcPr>
            <w:tcW w:w="997" w:type="dxa"/>
            <w:vMerge w:val="continue"/>
            <w:shd w:val="clear" w:color="auto" w:fill="BEBEBE" w:themeFill="background1" w:themeFillShade="BF"/>
            <w:vAlign w:val="center"/>
          </w:tcPr>
          <w:p>
            <w:pPr>
              <w:jc w:val="center"/>
              <w:rPr>
                <w:rFonts w:ascii="Times New Roman" w:hAnsi="Times New Roman" w:cs="Times New Roman"/>
                <w:b w:val="0"/>
                <w:bCs w:val="0"/>
                <w:sz w:val="18"/>
                <w:szCs w:val="18"/>
              </w:rPr>
            </w:pPr>
          </w:p>
        </w:tc>
        <w:tc>
          <w:tcPr>
            <w:tcW w:w="997" w:type="dxa"/>
            <w:vMerge w:val="continue"/>
            <w:shd w:val="clear" w:color="auto" w:fill="D8D8D8" w:themeFill="background1" w:themeFillShade="D9"/>
            <w:vAlign w:val="center"/>
          </w:tcPr>
          <w:p>
            <w:pPr>
              <w:jc w:val="center"/>
              <w:rPr>
                <w:rFonts w:ascii="Times New Roman" w:hAnsi="Times New Roman" w:cs="Times New Roman"/>
                <w:sz w:val="18"/>
                <w:szCs w:val="18"/>
              </w:rPr>
            </w:pPr>
          </w:p>
        </w:tc>
        <w:tc>
          <w:tcPr>
            <w:tcW w:w="1230" w:type="dxa"/>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TCGA-56-7730</w:t>
            </w:r>
          </w:p>
        </w:tc>
        <w:tc>
          <w:tcPr>
            <w:tcW w:w="1399" w:type="dxa"/>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ABCG2\HIF1A\NOD1\NOD2</w:t>
            </w:r>
          </w:p>
        </w:tc>
        <w:tc>
          <w:tcPr>
            <w:tcW w:w="1097" w:type="dxa"/>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ABCG2</w:t>
            </w:r>
          </w:p>
        </w:tc>
        <w:tc>
          <w:tcPr>
            <w:tcW w:w="1401" w:type="dxa"/>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Fluorouracil</w:t>
            </w:r>
          </w:p>
        </w:tc>
        <w:tc>
          <w:tcPr>
            <w:tcW w:w="1401" w:type="dxa"/>
            <w:vAlign w:val="center"/>
          </w:tcPr>
          <w:p>
            <w:pPr>
              <w:rPr>
                <w:rFonts w:ascii="Times New Roman" w:hAnsi="Times New Roman" w:cs="Times New Roman"/>
                <w:sz w:val="18"/>
                <w:szCs w:val="18"/>
              </w:rPr>
            </w:pPr>
          </w:p>
        </w:tc>
      </w:tr>
      <w:tr>
        <w:tblPrEx>
          <w:tblCellMar>
            <w:top w:w="0" w:type="dxa"/>
            <w:left w:w="108" w:type="dxa"/>
            <w:bottom w:w="0" w:type="dxa"/>
            <w:right w:w="108" w:type="dxa"/>
          </w:tblCellMar>
        </w:tblPrEx>
        <w:trPr>
          <w:trHeight w:val="20" w:hRule="atLeast"/>
        </w:trPr>
        <w:tc>
          <w:tcPr>
            <w:tcW w:w="997" w:type="dxa"/>
            <w:vMerge w:val="continue"/>
            <w:shd w:val="clear" w:color="auto" w:fill="BEBEBE" w:themeFill="background1" w:themeFillShade="BF"/>
            <w:vAlign w:val="center"/>
          </w:tcPr>
          <w:p>
            <w:pPr>
              <w:jc w:val="center"/>
              <w:rPr>
                <w:rFonts w:ascii="Times New Roman" w:hAnsi="Times New Roman" w:cs="Times New Roman"/>
                <w:b w:val="0"/>
                <w:bCs w:val="0"/>
                <w:sz w:val="18"/>
                <w:szCs w:val="18"/>
              </w:rPr>
            </w:pPr>
          </w:p>
        </w:tc>
        <w:tc>
          <w:tcPr>
            <w:tcW w:w="997" w:type="dxa"/>
            <w:vMerge w:val="continue"/>
            <w:shd w:val="clear" w:color="auto" w:fill="D8D8D8" w:themeFill="background1" w:themeFillShade="D9"/>
            <w:vAlign w:val="center"/>
          </w:tcPr>
          <w:p>
            <w:pPr>
              <w:jc w:val="center"/>
              <w:rPr>
                <w:rFonts w:ascii="Times New Roman" w:hAnsi="Times New Roman" w:cs="Times New Roman"/>
                <w:sz w:val="18"/>
                <w:szCs w:val="18"/>
              </w:rPr>
            </w:pPr>
          </w:p>
        </w:tc>
        <w:tc>
          <w:tcPr>
            <w:tcW w:w="1230" w:type="dxa"/>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TCGA-22-5483</w:t>
            </w:r>
          </w:p>
        </w:tc>
        <w:tc>
          <w:tcPr>
            <w:tcW w:w="1399" w:type="dxa"/>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CHN1\RHOA</w:t>
            </w:r>
          </w:p>
        </w:tc>
        <w:tc>
          <w:tcPr>
            <w:tcW w:w="1097" w:type="dxa"/>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RHOA</w:t>
            </w:r>
          </w:p>
        </w:tc>
        <w:tc>
          <w:tcPr>
            <w:tcW w:w="1401" w:type="dxa"/>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Fluorouracil</w:t>
            </w:r>
          </w:p>
        </w:tc>
        <w:tc>
          <w:tcPr>
            <w:tcW w:w="1401" w:type="dxa"/>
            <w:vAlign w:val="center"/>
          </w:tcPr>
          <w:p>
            <w:pPr>
              <w:rPr>
                <w:rFonts w:ascii="Times New Roman" w:hAnsi="Times New Roman" w:cs="Times New Roman"/>
                <w:sz w:val="18"/>
                <w:szCs w:val="18"/>
              </w:rPr>
            </w:pPr>
          </w:p>
        </w:tc>
      </w:tr>
      <w:tr>
        <w:tblPrEx>
          <w:tblCellMar>
            <w:top w:w="0" w:type="dxa"/>
            <w:left w:w="108" w:type="dxa"/>
            <w:bottom w:w="0" w:type="dxa"/>
            <w:right w:w="108" w:type="dxa"/>
          </w:tblCellMar>
        </w:tblPrEx>
        <w:trPr>
          <w:trHeight w:val="80" w:hRule="atLeast"/>
        </w:trPr>
        <w:tc>
          <w:tcPr>
            <w:tcW w:w="997" w:type="dxa"/>
            <w:vMerge w:val="continue"/>
            <w:tcBorders>
              <w:bottom w:val="single" w:color="auto" w:sz="18" w:space="0"/>
            </w:tcBorders>
            <w:shd w:val="clear" w:color="auto" w:fill="BEBEBE" w:themeFill="background1" w:themeFillShade="BF"/>
            <w:vAlign w:val="center"/>
          </w:tcPr>
          <w:p>
            <w:pPr>
              <w:jc w:val="center"/>
              <w:rPr>
                <w:rFonts w:ascii="Times New Roman" w:hAnsi="Times New Roman" w:cs="Times New Roman"/>
                <w:b w:val="0"/>
                <w:bCs w:val="0"/>
                <w:sz w:val="18"/>
                <w:szCs w:val="18"/>
              </w:rPr>
            </w:pPr>
          </w:p>
        </w:tc>
        <w:tc>
          <w:tcPr>
            <w:tcW w:w="997" w:type="dxa"/>
            <w:vMerge w:val="continue"/>
            <w:tcBorders>
              <w:bottom w:val="single" w:color="auto" w:sz="18" w:space="0"/>
            </w:tcBorders>
            <w:shd w:val="clear" w:color="auto" w:fill="D8D8D8" w:themeFill="background1" w:themeFillShade="D9"/>
            <w:vAlign w:val="center"/>
          </w:tcPr>
          <w:p>
            <w:pPr>
              <w:jc w:val="center"/>
              <w:rPr>
                <w:rFonts w:ascii="Times New Roman" w:hAnsi="Times New Roman" w:cs="Times New Roman"/>
                <w:sz w:val="18"/>
                <w:szCs w:val="18"/>
              </w:rPr>
            </w:pPr>
          </w:p>
        </w:tc>
        <w:tc>
          <w:tcPr>
            <w:tcW w:w="1230" w:type="dxa"/>
            <w:tcBorders>
              <w:bottom w:val="single" w:color="auto" w:sz="18" w:space="0"/>
            </w:tcBorders>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TCGA-92-7340</w:t>
            </w:r>
          </w:p>
        </w:tc>
        <w:tc>
          <w:tcPr>
            <w:tcW w:w="1399" w:type="dxa"/>
            <w:tcBorders>
              <w:bottom w:val="single" w:color="auto" w:sz="18" w:space="0"/>
            </w:tcBorders>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HLA-DOB\HLA-DQA2\PLXNB3\MICAL1\-</w:t>
            </w:r>
          </w:p>
        </w:tc>
        <w:tc>
          <w:tcPr>
            <w:tcW w:w="1097" w:type="dxa"/>
            <w:tcBorders>
              <w:bottom w:val="single" w:color="auto" w:sz="18" w:space="0"/>
            </w:tcBorders>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PLXNB3\MICAL1</w:t>
            </w:r>
          </w:p>
        </w:tc>
        <w:tc>
          <w:tcPr>
            <w:tcW w:w="1401" w:type="dxa"/>
            <w:tcBorders>
              <w:bottom w:val="single" w:color="auto" w:sz="18" w:space="0"/>
            </w:tcBorders>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Dasatinib</w:t>
            </w:r>
            <w:r>
              <w:rPr>
                <w:rFonts w:hint="eastAsia" w:ascii="Times New Roman" w:hAnsi="Times New Roman" w:cs="Times New Roman"/>
                <w:sz w:val="18"/>
                <w:szCs w:val="18"/>
              </w:rPr>
              <w:t>、</w:t>
            </w:r>
            <w:r>
              <w:t xml:space="preserve"> </w:t>
            </w:r>
            <w:r>
              <w:rPr>
                <w:rFonts w:ascii="Times New Roman" w:hAnsi="Times New Roman" w:cs="Times New Roman"/>
                <w:sz w:val="18"/>
                <w:szCs w:val="18"/>
              </w:rPr>
              <w:t>Crizotinib</w:t>
            </w:r>
          </w:p>
        </w:tc>
        <w:tc>
          <w:tcPr>
            <w:tcW w:w="1401" w:type="dxa"/>
            <w:tcBorders>
              <w:bottom w:val="single" w:color="auto" w:sz="18" w:space="0"/>
            </w:tcBorders>
            <w:vAlign w:val="center"/>
          </w:tcPr>
          <w:p>
            <w:pPr>
              <w:rPr>
                <w:rFonts w:ascii="Times New Roman" w:hAnsi="Times New Roman" w:cs="Times New Roman"/>
                <w:b/>
                <w:bCs/>
                <w:sz w:val="18"/>
                <w:szCs w:val="18"/>
              </w:rPr>
            </w:pPr>
            <w:r>
              <w:rPr>
                <w:rFonts w:ascii="Times New Roman" w:hAnsi="Times New Roman" w:cs="Times New Roman"/>
                <w:sz w:val="18"/>
                <w:szCs w:val="18"/>
              </w:rPr>
              <w:t>Selisistat</w:t>
            </w:r>
          </w:p>
        </w:tc>
      </w:tr>
    </w:tbl>
    <w:p>
      <w:pPr>
        <w:tabs>
          <w:tab w:val="left" w:pos="1642"/>
        </w:tabs>
        <w:spacing w:line="440" w:lineRule="exact"/>
        <w:rPr>
          <w:rFonts w:ascii="Times New Roman" w:hAnsi="Times New Roman" w:cs="Times New Roman"/>
          <w:b/>
        </w:rPr>
      </w:pPr>
    </w:p>
    <w:p>
      <w:pPr>
        <w:tabs>
          <w:tab w:val="left" w:pos="1642"/>
        </w:tabs>
        <w:spacing w:line="440" w:lineRule="exact"/>
        <w:rPr>
          <w:rFonts w:ascii="Times New Roman" w:hAnsi="Times New Roman" w:cs="Times New Roman"/>
        </w:rPr>
      </w:pPr>
      <w:r>
        <w:rPr>
          <w:rFonts w:ascii="Times New Roman" w:hAnsi="Times New Roman" w:cs="Times New Roman"/>
          <w:b/>
        </w:rPr>
        <w:t xml:space="preserve">Table </w:t>
      </w:r>
      <w:r>
        <w:rPr>
          <w:rFonts w:hint="eastAsia" w:ascii="Times New Roman" w:hAnsi="Times New Roman" w:cs="Times New Roman"/>
          <w:b/>
        </w:rPr>
        <w:t>S</w:t>
      </w:r>
      <w:r>
        <w:rPr>
          <w:rFonts w:ascii="Times New Roman" w:hAnsi="Times New Roman" w:cs="Times New Roman"/>
          <w:b/>
        </w:rPr>
        <w:t xml:space="preserve">4.  </w:t>
      </w:r>
      <w:r>
        <w:rPr>
          <w:rFonts w:ascii="Times New Roman" w:hAnsi="Times New Roman" w:cs="Times New Roman"/>
        </w:rPr>
        <w:t xml:space="preserve">Drug targets </w:t>
      </w:r>
      <w:r>
        <w:rPr>
          <w:rFonts w:hint="eastAsia" w:ascii="Times New Roman" w:hAnsi="Times New Roman" w:cs="Times New Roman"/>
        </w:rPr>
        <w:t>and</w:t>
      </w:r>
      <w:r>
        <w:rPr>
          <w:rFonts w:ascii="Times New Roman" w:hAnsi="Times New Roman" w:cs="Times New Roman"/>
        </w:rPr>
        <w:t xml:space="preserve"> </w:t>
      </w:r>
      <w:r>
        <w:rPr>
          <w:rFonts w:hint="eastAsia" w:ascii="Times New Roman" w:hAnsi="Times New Roman" w:cs="Times New Roman"/>
        </w:rPr>
        <w:t>effective</w:t>
      </w:r>
      <w:r>
        <w:rPr>
          <w:rFonts w:ascii="Times New Roman" w:hAnsi="Times New Roman" w:cs="Times New Roman"/>
        </w:rPr>
        <w:t xml:space="preserve"> </w:t>
      </w:r>
      <w:r>
        <w:rPr>
          <w:rFonts w:hint="eastAsia" w:ascii="Times New Roman" w:hAnsi="Times New Roman" w:cs="Times New Roman"/>
        </w:rPr>
        <w:t>drugs</w:t>
      </w:r>
      <w:r>
        <w:rPr>
          <w:rFonts w:ascii="Times New Roman" w:hAnsi="Times New Roman" w:cs="Times New Roman"/>
        </w:rPr>
        <w:t xml:space="preserve"> obtained by MMPDNB in the early stages of </w:t>
      </w:r>
      <w:r>
        <w:rPr>
          <w:rFonts w:hint="eastAsia" w:ascii="Times New Roman" w:hAnsi="Times New Roman" w:cs="Times New Roman"/>
        </w:rPr>
        <w:t>LUAD</w:t>
      </w:r>
      <w:r>
        <w:rPr>
          <w:rFonts w:ascii="Times New Roman" w:hAnsi="Times New Roman" w:cs="Times New Roman"/>
        </w:rPr>
        <w:t xml:space="preserve"> cancer</w:t>
      </w:r>
    </w:p>
    <w:tbl>
      <w:tblPr>
        <w:tblStyle w:val="28"/>
        <w:tblpPr w:leftFromText="180" w:rightFromText="180" w:vertAnchor="text" w:horzAnchor="margin" w:tblpY="177"/>
        <w:tblW w:w="0" w:type="auto"/>
        <w:tblInd w:w="0" w:type="dxa"/>
        <w:tblLayout w:type="fixed"/>
        <w:tblCellMar>
          <w:top w:w="0" w:type="dxa"/>
          <w:left w:w="108" w:type="dxa"/>
          <w:bottom w:w="0" w:type="dxa"/>
          <w:right w:w="108" w:type="dxa"/>
        </w:tblCellMar>
      </w:tblPr>
      <w:tblGrid>
        <w:gridCol w:w="997"/>
        <w:gridCol w:w="997"/>
        <w:gridCol w:w="1230"/>
        <w:gridCol w:w="1399"/>
        <w:gridCol w:w="1097"/>
        <w:gridCol w:w="1401"/>
        <w:gridCol w:w="1401"/>
      </w:tblGrid>
      <w:tr>
        <w:tblPrEx>
          <w:tblCellMar>
            <w:top w:w="0" w:type="dxa"/>
            <w:left w:w="108" w:type="dxa"/>
            <w:bottom w:w="0" w:type="dxa"/>
            <w:right w:w="108" w:type="dxa"/>
          </w:tblCellMar>
        </w:tblPrEx>
        <w:tc>
          <w:tcPr>
            <w:tcW w:w="997" w:type="dxa"/>
            <w:tcBorders>
              <w:top w:val="single" w:color="auto" w:sz="18" w:space="0"/>
              <w:bottom w:val="single" w:color="666666" w:themeColor="text1" w:themeTint="99" w:sz="4" w:space="0"/>
              <w:insideH w:val="single" w:sz="4" w:space="0"/>
            </w:tcBorders>
            <w:shd w:val="clear" w:color="auto" w:fill="BEBEBE" w:themeFill="background1" w:themeFillShade="BF"/>
            <w:vAlign w:val="center"/>
          </w:tcPr>
          <w:p>
            <w:pPr>
              <w:jc w:val="center"/>
              <w:rPr>
                <w:rFonts w:ascii="Times New Roman" w:hAnsi="Times New Roman" w:cs="Times New Roman"/>
                <w:b w:val="0"/>
                <w:bCs w:val="0"/>
                <w:sz w:val="18"/>
                <w:szCs w:val="18"/>
              </w:rPr>
            </w:pPr>
            <w:r>
              <w:rPr>
                <w:rFonts w:hint="eastAsia" w:ascii="Times New Roman" w:hAnsi="Times New Roman" w:cs="Times New Roman"/>
                <w:b/>
                <w:bCs/>
                <w:sz w:val="18"/>
                <w:szCs w:val="18"/>
              </w:rPr>
              <w:t>C</w:t>
            </w:r>
            <w:r>
              <w:rPr>
                <w:rFonts w:ascii="Times New Roman" w:hAnsi="Times New Roman" w:cs="Times New Roman"/>
                <w:b/>
                <w:bCs/>
                <w:sz w:val="18"/>
                <w:szCs w:val="18"/>
              </w:rPr>
              <w:t>ancer</w:t>
            </w:r>
          </w:p>
        </w:tc>
        <w:tc>
          <w:tcPr>
            <w:tcW w:w="997" w:type="dxa"/>
            <w:tcBorders>
              <w:top w:val="single" w:color="auto" w:sz="18" w:space="0"/>
              <w:bottom w:val="single" w:color="666666" w:themeColor="text1" w:themeTint="99" w:sz="4" w:space="0"/>
              <w:insideH w:val="single" w:sz="4" w:space="0"/>
            </w:tcBorders>
            <w:shd w:val="clear" w:color="auto" w:fill="BEBEBE" w:themeFill="background1" w:themeFillShade="BF"/>
            <w:vAlign w:val="center"/>
          </w:tcPr>
          <w:p>
            <w:pPr>
              <w:jc w:val="center"/>
              <w:rPr>
                <w:rFonts w:ascii="Times New Roman" w:hAnsi="Times New Roman" w:cs="Times New Roman"/>
                <w:b w:val="0"/>
                <w:bCs w:val="0"/>
                <w:sz w:val="18"/>
                <w:szCs w:val="18"/>
              </w:rPr>
            </w:pPr>
            <w:r>
              <w:rPr>
                <w:rFonts w:ascii="Times New Roman" w:hAnsi="Times New Roman" w:cs="Times New Roman"/>
                <w:b/>
                <w:bCs/>
                <w:sz w:val="18"/>
                <w:szCs w:val="18"/>
              </w:rPr>
              <w:t>Cancer Stage</w:t>
            </w:r>
          </w:p>
        </w:tc>
        <w:tc>
          <w:tcPr>
            <w:tcW w:w="1230" w:type="dxa"/>
            <w:tcBorders>
              <w:top w:val="single" w:color="auto" w:sz="18" w:space="0"/>
              <w:bottom w:val="single" w:color="666666" w:themeColor="text1" w:themeTint="99" w:sz="4" w:space="0"/>
              <w:insideH w:val="single" w:sz="4" w:space="0"/>
            </w:tcBorders>
            <w:shd w:val="clear" w:color="auto" w:fill="BEBEBE" w:themeFill="background1" w:themeFillShade="BF"/>
            <w:vAlign w:val="center"/>
          </w:tcPr>
          <w:p>
            <w:pPr>
              <w:jc w:val="center"/>
              <w:rPr>
                <w:rFonts w:ascii="Times New Roman" w:hAnsi="Times New Roman" w:cs="Times New Roman"/>
                <w:b w:val="0"/>
                <w:bCs w:val="0"/>
                <w:sz w:val="18"/>
                <w:szCs w:val="18"/>
              </w:rPr>
            </w:pPr>
            <w:r>
              <w:rPr>
                <w:rFonts w:ascii="Times New Roman" w:hAnsi="Times New Roman" w:cs="Times New Roman"/>
                <w:b/>
                <w:bCs/>
                <w:sz w:val="18"/>
                <w:szCs w:val="18"/>
              </w:rPr>
              <w:t>Sample with MMDNB</w:t>
            </w:r>
          </w:p>
        </w:tc>
        <w:tc>
          <w:tcPr>
            <w:tcW w:w="1399" w:type="dxa"/>
            <w:tcBorders>
              <w:top w:val="single" w:color="auto" w:sz="18" w:space="0"/>
              <w:bottom w:val="single" w:color="666666" w:themeColor="text1" w:themeTint="99" w:sz="4" w:space="0"/>
              <w:insideH w:val="single" w:sz="4" w:space="0"/>
            </w:tcBorders>
            <w:shd w:val="clear" w:color="auto" w:fill="BEBEBE" w:themeFill="background1" w:themeFillShade="BF"/>
            <w:vAlign w:val="center"/>
          </w:tcPr>
          <w:p>
            <w:pPr>
              <w:jc w:val="center"/>
              <w:rPr>
                <w:rFonts w:ascii="Times New Roman" w:hAnsi="Times New Roman" w:cs="Times New Roman"/>
                <w:b w:val="0"/>
                <w:bCs w:val="0"/>
                <w:sz w:val="18"/>
                <w:szCs w:val="18"/>
              </w:rPr>
            </w:pPr>
            <w:r>
              <w:rPr>
                <w:rFonts w:ascii="Times New Roman" w:hAnsi="Times New Roman" w:cs="Times New Roman"/>
                <w:b/>
                <w:bCs/>
                <w:sz w:val="18"/>
                <w:szCs w:val="18"/>
              </w:rPr>
              <w:t>Differential Genes in MMDNB</w:t>
            </w:r>
          </w:p>
        </w:tc>
        <w:tc>
          <w:tcPr>
            <w:tcW w:w="1097" w:type="dxa"/>
            <w:tcBorders>
              <w:top w:val="single" w:color="auto" w:sz="18" w:space="0"/>
              <w:bottom w:val="single" w:color="666666" w:themeColor="text1" w:themeTint="99" w:sz="4" w:space="0"/>
              <w:insideH w:val="single" w:sz="4" w:space="0"/>
            </w:tcBorders>
            <w:shd w:val="clear" w:color="auto" w:fill="BEBEBE" w:themeFill="background1" w:themeFillShade="BF"/>
            <w:vAlign w:val="center"/>
          </w:tcPr>
          <w:p>
            <w:pPr>
              <w:jc w:val="center"/>
              <w:rPr>
                <w:rFonts w:ascii="Times New Roman" w:hAnsi="Times New Roman" w:cs="Times New Roman"/>
                <w:b w:val="0"/>
                <w:bCs w:val="0"/>
                <w:sz w:val="18"/>
                <w:szCs w:val="18"/>
              </w:rPr>
            </w:pPr>
            <w:r>
              <w:rPr>
                <w:rFonts w:ascii="Times New Roman" w:hAnsi="Times New Roman" w:cs="Times New Roman"/>
                <w:b/>
                <w:bCs/>
                <w:sz w:val="18"/>
                <w:szCs w:val="18"/>
              </w:rPr>
              <w:t>Drug Target Gene</w:t>
            </w:r>
          </w:p>
        </w:tc>
        <w:tc>
          <w:tcPr>
            <w:tcW w:w="1401" w:type="dxa"/>
            <w:tcBorders>
              <w:top w:val="single" w:color="auto" w:sz="18" w:space="0"/>
              <w:bottom w:val="single" w:color="666666" w:themeColor="text1" w:themeTint="99" w:sz="4" w:space="0"/>
              <w:insideH w:val="single" w:sz="4" w:space="0"/>
            </w:tcBorders>
            <w:shd w:val="clear" w:color="auto" w:fill="BEBEBE" w:themeFill="background1" w:themeFillShade="BF"/>
            <w:vAlign w:val="center"/>
          </w:tcPr>
          <w:p>
            <w:pPr>
              <w:jc w:val="center"/>
              <w:rPr>
                <w:rFonts w:ascii="Times New Roman" w:hAnsi="Times New Roman" w:cs="Times New Roman"/>
                <w:b w:val="0"/>
                <w:bCs w:val="0"/>
                <w:sz w:val="18"/>
                <w:szCs w:val="18"/>
              </w:rPr>
            </w:pPr>
            <w:r>
              <w:rPr>
                <w:rFonts w:hint="eastAsia" w:ascii="Times New Roman" w:hAnsi="Times New Roman" w:cs="Times New Roman"/>
                <w:b/>
                <w:bCs/>
                <w:sz w:val="18"/>
                <w:szCs w:val="18"/>
              </w:rPr>
              <w:t>D</w:t>
            </w:r>
            <w:r>
              <w:rPr>
                <w:rFonts w:ascii="Times New Roman" w:hAnsi="Times New Roman" w:cs="Times New Roman"/>
                <w:b/>
                <w:bCs/>
                <w:sz w:val="18"/>
                <w:szCs w:val="18"/>
              </w:rPr>
              <w:t xml:space="preserve">rug </w:t>
            </w:r>
            <w:r>
              <w:rPr>
                <w:rFonts w:hint="eastAsia" w:ascii="Times New Roman" w:hAnsi="Times New Roman" w:cs="Times New Roman"/>
                <w:b/>
                <w:bCs/>
                <w:sz w:val="18"/>
                <w:szCs w:val="18"/>
              </w:rPr>
              <w:t>(</w:t>
            </w:r>
            <w:r>
              <w:rPr>
                <w:rFonts w:ascii="Times New Roman" w:hAnsi="Times New Roman" w:cs="Times New Roman"/>
                <w:b/>
                <w:bCs/>
                <w:sz w:val="18"/>
                <w:szCs w:val="18"/>
              </w:rPr>
              <w:t>iGMDR)</w:t>
            </w:r>
          </w:p>
        </w:tc>
        <w:tc>
          <w:tcPr>
            <w:tcW w:w="1401" w:type="dxa"/>
            <w:tcBorders>
              <w:top w:val="single" w:color="auto" w:sz="18" w:space="0"/>
              <w:bottom w:val="single" w:color="666666" w:themeColor="text1" w:themeTint="99" w:sz="4" w:space="0"/>
              <w:insideH w:val="single" w:sz="4" w:space="0"/>
            </w:tcBorders>
            <w:shd w:val="clear" w:color="auto" w:fill="BEBEBE" w:themeFill="background1" w:themeFillShade="BF"/>
            <w:vAlign w:val="center"/>
          </w:tcPr>
          <w:p>
            <w:pPr>
              <w:rPr>
                <w:rFonts w:ascii="Times New Roman" w:hAnsi="Times New Roman" w:cs="Times New Roman"/>
                <w:b w:val="0"/>
                <w:bCs w:val="0"/>
                <w:sz w:val="18"/>
                <w:szCs w:val="18"/>
              </w:rPr>
            </w:pPr>
            <w:r>
              <w:rPr>
                <w:rFonts w:hint="eastAsia" w:ascii="Times New Roman" w:hAnsi="Times New Roman" w:cs="Times New Roman"/>
                <w:b/>
                <w:bCs/>
                <w:sz w:val="18"/>
                <w:szCs w:val="18"/>
              </w:rPr>
              <w:t>D</w:t>
            </w:r>
            <w:r>
              <w:rPr>
                <w:rFonts w:ascii="Times New Roman" w:hAnsi="Times New Roman" w:cs="Times New Roman"/>
                <w:b/>
                <w:bCs/>
                <w:sz w:val="18"/>
                <w:szCs w:val="18"/>
              </w:rPr>
              <w:t>rug (GDSC)</w:t>
            </w:r>
          </w:p>
        </w:tc>
      </w:tr>
      <w:tr>
        <w:tblPrEx>
          <w:tblCellMar>
            <w:top w:w="0" w:type="dxa"/>
            <w:left w:w="108" w:type="dxa"/>
            <w:bottom w:w="0" w:type="dxa"/>
            <w:right w:w="108" w:type="dxa"/>
          </w:tblCellMar>
        </w:tblPrEx>
        <w:trPr>
          <w:trHeight w:val="80" w:hRule="atLeast"/>
        </w:trPr>
        <w:tc>
          <w:tcPr>
            <w:tcW w:w="997" w:type="dxa"/>
            <w:vMerge w:val="restart"/>
            <w:tcBorders>
              <w:top w:val="single" w:color="auto" w:sz="18" w:space="0"/>
            </w:tcBorders>
            <w:shd w:val="clear" w:color="auto" w:fill="BEBEBE" w:themeFill="background1" w:themeFillShade="BF"/>
            <w:vAlign w:val="center"/>
          </w:tcPr>
          <w:p>
            <w:pPr>
              <w:jc w:val="center"/>
              <w:rPr>
                <w:rFonts w:ascii="Times New Roman" w:hAnsi="Times New Roman" w:cs="Times New Roman"/>
                <w:b w:val="0"/>
                <w:bCs w:val="0"/>
                <w:sz w:val="18"/>
                <w:szCs w:val="18"/>
              </w:rPr>
            </w:pPr>
            <w:r>
              <w:rPr>
                <w:rFonts w:hint="eastAsia" w:ascii="Times New Roman" w:hAnsi="Times New Roman" w:cs="Times New Roman"/>
                <w:b/>
                <w:bCs/>
                <w:sz w:val="18"/>
                <w:szCs w:val="18"/>
              </w:rPr>
              <w:t>L</w:t>
            </w:r>
            <w:r>
              <w:rPr>
                <w:rFonts w:ascii="Times New Roman" w:hAnsi="Times New Roman" w:cs="Times New Roman"/>
                <w:b/>
                <w:bCs/>
                <w:sz w:val="18"/>
                <w:szCs w:val="18"/>
              </w:rPr>
              <w:t>UAD</w:t>
            </w:r>
          </w:p>
        </w:tc>
        <w:tc>
          <w:tcPr>
            <w:tcW w:w="997" w:type="dxa"/>
            <w:vMerge w:val="restart"/>
            <w:tcBorders>
              <w:top w:val="single" w:color="auto" w:sz="18" w:space="0"/>
            </w:tcBorders>
            <w:shd w:val="clear" w:color="auto" w:fill="D8D8D8" w:themeFill="background1" w:themeFillShade="D9"/>
            <w:vAlign w:val="center"/>
          </w:tcPr>
          <w:p>
            <w:pPr>
              <w:jc w:val="center"/>
              <w:rPr>
                <w:rFonts w:ascii="Times New Roman" w:hAnsi="Times New Roman" w:cs="Times New Roman"/>
                <w:sz w:val="18"/>
                <w:szCs w:val="18"/>
              </w:rPr>
            </w:pPr>
            <w:r>
              <w:rPr>
                <w:rFonts w:ascii="Times New Roman" w:hAnsi="Times New Roman" w:cs="Times New Roman"/>
                <w:sz w:val="18"/>
                <w:szCs w:val="18"/>
              </w:rPr>
              <w:t>S</w:t>
            </w:r>
            <w:r>
              <w:rPr>
                <w:rFonts w:hint="eastAsia" w:ascii="Times New Roman" w:hAnsi="Times New Roman" w:cs="Times New Roman"/>
                <w:sz w:val="18"/>
                <w:szCs w:val="18"/>
              </w:rPr>
              <w:t>tage</w:t>
            </w:r>
            <w:r>
              <w:rPr>
                <w:rFonts w:ascii="Times New Roman" w:hAnsi="Times New Roman" w:cs="Times New Roman"/>
                <w:sz w:val="18"/>
                <w:szCs w:val="18"/>
              </w:rPr>
              <w:t xml:space="preserve"> IA</w:t>
            </w:r>
          </w:p>
        </w:tc>
        <w:tc>
          <w:tcPr>
            <w:tcW w:w="1230" w:type="dxa"/>
            <w:tcBorders>
              <w:top w:val="single" w:color="auto" w:sz="18" w:space="0"/>
            </w:tcBorders>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TCGA-44-2661</w:t>
            </w:r>
          </w:p>
        </w:tc>
        <w:tc>
          <w:tcPr>
            <w:tcW w:w="1399" w:type="dxa"/>
            <w:tcBorders>
              <w:top w:val="single" w:color="auto" w:sz="18" w:space="0"/>
            </w:tcBorders>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PRPS1L1\PRPSAP2</w:t>
            </w:r>
          </w:p>
        </w:tc>
        <w:tc>
          <w:tcPr>
            <w:tcW w:w="1097" w:type="dxa"/>
            <w:tcBorders>
              <w:top w:val="single" w:color="auto" w:sz="18" w:space="0"/>
            </w:tcBorders>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PRPS1L1</w:t>
            </w:r>
          </w:p>
        </w:tc>
        <w:tc>
          <w:tcPr>
            <w:tcW w:w="1401" w:type="dxa"/>
            <w:tcBorders>
              <w:top w:val="single" w:color="auto" w:sz="18" w:space="0"/>
            </w:tcBorders>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Tipifarnib、Dasatinib、BLEOMYCIN</w:t>
            </w:r>
          </w:p>
        </w:tc>
        <w:tc>
          <w:tcPr>
            <w:tcW w:w="1401" w:type="dxa"/>
            <w:tcBorders>
              <w:top w:val="single" w:color="auto" w:sz="18" w:space="0"/>
            </w:tcBorders>
            <w:vAlign w:val="center"/>
          </w:tcPr>
          <w:p>
            <w:pPr>
              <w:rPr>
                <w:rFonts w:ascii="Times New Roman" w:hAnsi="Times New Roman" w:cs="Times New Roman"/>
                <w:b/>
                <w:bCs/>
                <w:sz w:val="18"/>
                <w:szCs w:val="18"/>
              </w:rPr>
            </w:pPr>
          </w:p>
        </w:tc>
      </w:tr>
      <w:tr>
        <w:tblPrEx>
          <w:tblCellMar>
            <w:top w:w="0" w:type="dxa"/>
            <w:left w:w="108" w:type="dxa"/>
            <w:bottom w:w="0" w:type="dxa"/>
            <w:right w:w="108" w:type="dxa"/>
          </w:tblCellMar>
        </w:tblPrEx>
        <w:trPr>
          <w:trHeight w:val="80" w:hRule="atLeast"/>
        </w:trPr>
        <w:tc>
          <w:tcPr>
            <w:tcW w:w="997" w:type="dxa"/>
            <w:vMerge w:val="continue"/>
            <w:shd w:val="clear" w:color="auto" w:fill="BEBEBE" w:themeFill="background1" w:themeFillShade="BF"/>
            <w:vAlign w:val="center"/>
          </w:tcPr>
          <w:p>
            <w:pPr>
              <w:jc w:val="center"/>
              <w:rPr>
                <w:rFonts w:ascii="Times New Roman" w:hAnsi="Times New Roman" w:cs="Times New Roman"/>
                <w:b w:val="0"/>
                <w:bCs w:val="0"/>
                <w:sz w:val="18"/>
                <w:szCs w:val="18"/>
              </w:rPr>
            </w:pPr>
          </w:p>
        </w:tc>
        <w:tc>
          <w:tcPr>
            <w:tcW w:w="997" w:type="dxa"/>
            <w:vMerge w:val="continue"/>
            <w:shd w:val="clear" w:color="auto" w:fill="D8D8D8" w:themeFill="background1" w:themeFillShade="D9"/>
            <w:vAlign w:val="center"/>
          </w:tcPr>
          <w:p>
            <w:pPr>
              <w:jc w:val="center"/>
              <w:rPr>
                <w:rFonts w:ascii="Times New Roman" w:hAnsi="Times New Roman" w:cs="Times New Roman"/>
                <w:sz w:val="18"/>
                <w:szCs w:val="18"/>
              </w:rPr>
            </w:pPr>
          </w:p>
        </w:tc>
        <w:tc>
          <w:tcPr>
            <w:tcW w:w="1230" w:type="dxa"/>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TCGA-50-5935</w:t>
            </w:r>
          </w:p>
        </w:tc>
        <w:tc>
          <w:tcPr>
            <w:tcW w:w="1399" w:type="dxa"/>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FGF18\FGF5</w:t>
            </w:r>
          </w:p>
        </w:tc>
        <w:tc>
          <w:tcPr>
            <w:tcW w:w="1097" w:type="dxa"/>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FGF5</w:t>
            </w:r>
          </w:p>
        </w:tc>
        <w:tc>
          <w:tcPr>
            <w:tcW w:w="1401" w:type="dxa"/>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Mitomycin C、Dasatinib、</w:t>
            </w:r>
          </w:p>
          <w:p>
            <w:pPr>
              <w:jc w:val="center"/>
              <w:rPr>
                <w:rFonts w:ascii="Times New Roman" w:hAnsi="Times New Roman" w:cs="Times New Roman"/>
                <w:sz w:val="18"/>
                <w:szCs w:val="18"/>
              </w:rPr>
            </w:pPr>
            <w:r>
              <w:rPr>
                <w:rFonts w:ascii="Times New Roman" w:hAnsi="Times New Roman" w:cs="Times New Roman"/>
                <w:sz w:val="18"/>
                <w:szCs w:val="18"/>
              </w:rPr>
              <w:t>PD-0325901</w:t>
            </w:r>
          </w:p>
        </w:tc>
        <w:tc>
          <w:tcPr>
            <w:tcW w:w="1401" w:type="dxa"/>
            <w:vAlign w:val="center"/>
          </w:tcPr>
          <w:p>
            <w:pPr>
              <w:rPr>
                <w:rFonts w:ascii="Times New Roman" w:hAnsi="Times New Roman" w:cs="Times New Roman"/>
                <w:sz w:val="18"/>
                <w:szCs w:val="18"/>
              </w:rPr>
            </w:pPr>
          </w:p>
        </w:tc>
      </w:tr>
      <w:tr>
        <w:tblPrEx>
          <w:tblCellMar>
            <w:top w:w="0" w:type="dxa"/>
            <w:left w:w="108" w:type="dxa"/>
            <w:bottom w:w="0" w:type="dxa"/>
            <w:right w:w="108" w:type="dxa"/>
          </w:tblCellMar>
        </w:tblPrEx>
        <w:trPr>
          <w:trHeight w:val="80" w:hRule="atLeast"/>
        </w:trPr>
        <w:tc>
          <w:tcPr>
            <w:tcW w:w="997" w:type="dxa"/>
            <w:vMerge w:val="continue"/>
            <w:shd w:val="clear" w:color="auto" w:fill="BEBEBE" w:themeFill="background1" w:themeFillShade="BF"/>
            <w:vAlign w:val="center"/>
          </w:tcPr>
          <w:p>
            <w:pPr>
              <w:jc w:val="center"/>
              <w:rPr>
                <w:rFonts w:ascii="Times New Roman" w:hAnsi="Times New Roman" w:cs="Times New Roman"/>
                <w:b w:val="0"/>
                <w:bCs w:val="0"/>
                <w:sz w:val="18"/>
                <w:szCs w:val="18"/>
              </w:rPr>
            </w:pPr>
          </w:p>
        </w:tc>
        <w:tc>
          <w:tcPr>
            <w:tcW w:w="997" w:type="dxa"/>
            <w:vMerge w:val="continue"/>
            <w:shd w:val="clear" w:color="auto" w:fill="D8D8D8" w:themeFill="background1" w:themeFillShade="D9"/>
            <w:vAlign w:val="center"/>
          </w:tcPr>
          <w:p>
            <w:pPr>
              <w:jc w:val="center"/>
              <w:rPr>
                <w:rFonts w:ascii="Times New Roman" w:hAnsi="Times New Roman" w:cs="Times New Roman"/>
                <w:sz w:val="18"/>
                <w:szCs w:val="18"/>
              </w:rPr>
            </w:pPr>
          </w:p>
        </w:tc>
        <w:tc>
          <w:tcPr>
            <w:tcW w:w="1230" w:type="dxa"/>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TCGA-44-6145</w:t>
            </w:r>
          </w:p>
        </w:tc>
        <w:tc>
          <w:tcPr>
            <w:tcW w:w="1399" w:type="dxa"/>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CYP4A11\SIRPG\PPARA\CD47</w:t>
            </w:r>
          </w:p>
        </w:tc>
        <w:tc>
          <w:tcPr>
            <w:tcW w:w="1097" w:type="dxa"/>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CYP4A11</w:t>
            </w:r>
          </w:p>
        </w:tc>
        <w:tc>
          <w:tcPr>
            <w:tcW w:w="1401" w:type="dxa"/>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Bortezomib</w:t>
            </w:r>
          </w:p>
        </w:tc>
        <w:tc>
          <w:tcPr>
            <w:tcW w:w="1401" w:type="dxa"/>
            <w:vAlign w:val="center"/>
          </w:tcPr>
          <w:p>
            <w:pPr>
              <w:rPr>
                <w:rFonts w:ascii="Times New Roman" w:hAnsi="Times New Roman" w:cs="Times New Roman"/>
                <w:sz w:val="18"/>
                <w:szCs w:val="18"/>
              </w:rPr>
            </w:pPr>
          </w:p>
        </w:tc>
      </w:tr>
      <w:tr>
        <w:trPr>
          <w:trHeight w:val="80" w:hRule="atLeast"/>
        </w:trPr>
        <w:tc>
          <w:tcPr>
            <w:tcW w:w="997" w:type="dxa"/>
            <w:vMerge w:val="continue"/>
            <w:shd w:val="clear" w:color="auto" w:fill="BEBEBE" w:themeFill="background1" w:themeFillShade="BF"/>
            <w:vAlign w:val="center"/>
          </w:tcPr>
          <w:p>
            <w:pPr>
              <w:jc w:val="center"/>
              <w:rPr>
                <w:rFonts w:ascii="Times New Roman" w:hAnsi="Times New Roman" w:cs="Times New Roman"/>
                <w:b w:val="0"/>
                <w:bCs w:val="0"/>
                <w:sz w:val="18"/>
                <w:szCs w:val="18"/>
              </w:rPr>
            </w:pPr>
          </w:p>
        </w:tc>
        <w:tc>
          <w:tcPr>
            <w:tcW w:w="997" w:type="dxa"/>
            <w:vMerge w:val="continue"/>
            <w:shd w:val="clear" w:color="auto" w:fill="D8D8D8" w:themeFill="background1" w:themeFillShade="D9"/>
            <w:vAlign w:val="center"/>
          </w:tcPr>
          <w:p>
            <w:pPr>
              <w:jc w:val="center"/>
              <w:rPr>
                <w:rFonts w:ascii="Times New Roman" w:hAnsi="Times New Roman" w:cs="Times New Roman"/>
                <w:sz w:val="18"/>
                <w:szCs w:val="18"/>
              </w:rPr>
            </w:pPr>
          </w:p>
        </w:tc>
        <w:tc>
          <w:tcPr>
            <w:tcW w:w="1230" w:type="dxa"/>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TCGA-44-2655</w:t>
            </w:r>
          </w:p>
        </w:tc>
        <w:tc>
          <w:tcPr>
            <w:tcW w:w="1399" w:type="dxa"/>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NEDD4L\SCN5A</w:t>
            </w:r>
          </w:p>
        </w:tc>
        <w:tc>
          <w:tcPr>
            <w:tcW w:w="1097" w:type="dxa"/>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NEDD4L</w:t>
            </w:r>
          </w:p>
        </w:tc>
        <w:tc>
          <w:tcPr>
            <w:tcW w:w="1401" w:type="dxa"/>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GSK-650394</w:t>
            </w:r>
          </w:p>
        </w:tc>
        <w:tc>
          <w:tcPr>
            <w:tcW w:w="1401" w:type="dxa"/>
            <w:vAlign w:val="center"/>
          </w:tcPr>
          <w:p>
            <w:pPr>
              <w:rPr>
                <w:rFonts w:ascii="Times New Roman" w:hAnsi="Times New Roman" w:cs="Times New Roman"/>
                <w:sz w:val="18"/>
                <w:szCs w:val="18"/>
              </w:rPr>
            </w:pPr>
          </w:p>
        </w:tc>
      </w:tr>
      <w:tr>
        <w:tblPrEx>
          <w:tblCellMar>
            <w:top w:w="0" w:type="dxa"/>
            <w:left w:w="108" w:type="dxa"/>
            <w:bottom w:w="0" w:type="dxa"/>
            <w:right w:w="108" w:type="dxa"/>
          </w:tblCellMar>
        </w:tblPrEx>
        <w:trPr>
          <w:trHeight w:val="80" w:hRule="atLeast"/>
        </w:trPr>
        <w:tc>
          <w:tcPr>
            <w:tcW w:w="997" w:type="dxa"/>
            <w:vMerge w:val="continue"/>
            <w:shd w:val="clear" w:color="auto" w:fill="BEBEBE" w:themeFill="background1" w:themeFillShade="BF"/>
            <w:vAlign w:val="center"/>
          </w:tcPr>
          <w:p>
            <w:pPr>
              <w:jc w:val="center"/>
              <w:rPr>
                <w:rFonts w:ascii="Times New Roman" w:hAnsi="Times New Roman" w:cs="Times New Roman"/>
                <w:b w:val="0"/>
                <w:bCs w:val="0"/>
                <w:sz w:val="18"/>
                <w:szCs w:val="18"/>
              </w:rPr>
            </w:pPr>
          </w:p>
        </w:tc>
        <w:tc>
          <w:tcPr>
            <w:tcW w:w="997" w:type="dxa"/>
            <w:vMerge w:val="continue"/>
            <w:shd w:val="clear" w:color="auto" w:fill="D8D8D8" w:themeFill="background1" w:themeFillShade="D9"/>
            <w:vAlign w:val="center"/>
          </w:tcPr>
          <w:p>
            <w:pPr>
              <w:jc w:val="center"/>
              <w:rPr>
                <w:rFonts w:ascii="Times New Roman" w:hAnsi="Times New Roman" w:cs="Times New Roman"/>
                <w:sz w:val="18"/>
                <w:szCs w:val="18"/>
              </w:rPr>
            </w:pPr>
          </w:p>
        </w:tc>
        <w:tc>
          <w:tcPr>
            <w:tcW w:w="1230" w:type="dxa"/>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TCGA-91-6835</w:t>
            </w:r>
          </w:p>
        </w:tc>
        <w:tc>
          <w:tcPr>
            <w:tcW w:w="1399" w:type="dxa"/>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NUDT21\CAPRIN1</w:t>
            </w:r>
          </w:p>
        </w:tc>
        <w:tc>
          <w:tcPr>
            <w:tcW w:w="1097" w:type="dxa"/>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CAPRIN1</w:t>
            </w:r>
          </w:p>
        </w:tc>
        <w:tc>
          <w:tcPr>
            <w:tcW w:w="1401" w:type="dxa"/>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Bicalutamide</w:t>
            </w:r>
          </w:p>
        </w:tc>
        <w:tc>
          <w:tcPr>
            <w:tcW w:w="1401" w:type="dxa"/>
            <w:vAlign w:val="center"/>
          </w:tcPr>
          <w:p>
            <w:pPr>
              <w:rPr>
                <w:rFonts w:ascii="Times New Roman" w:hAnsi="Times New Roman" w:cs="Times New Roman"/>
                <w:sz w:val="18"/>
                <w:szCs w:val="18"/>
              </w:rPr>
            </w:pPr>
          </w:p>
        </w:tc>
      </w:tr>
      <w:tr>
        <w:tblPrEx>
          <w:tblCellMar>
            <w:top w:w="0" w:type="dxa"/>
            <w:left w:w="108" w:type="dxa"/>
            <w:bottom w:w="0" w:type="dxa"/>
            <w:right w:w="108" w:type="dxa"/>
          </w:tblCellMar>
        </w:tblPrEx>
        <w:trPr>
          <w:trHeight w:val="80" w:hRule="atLeast"/>
        </w:trPr>
        <w:tc>
          <w:tcPr>
            <w:tcW w:w="997" w:type="dxa"/>
            <w:vMerge w:val="continue"/>
            <w:shd w:val="clear" w:color="auto" w:fill="BEBEBE" w:themeFill="background1" w:themeFillShade="BF"/>
            <w:vAlign w:val="center"/>
          </w:tcPr>
          <w:p>
            <w:pPr>
              <w:jc w:val="center"/>
              <w:rPr>
                <w:rFonts w:ascii="Times New Roman" w:hAnsi="Times New Roman" w:cs="Times New Roman"/>
                <w:b w:val="0"/>
                <w:bCs w:val="0"/>
                <w:sz w:val="18"/>
                <w:szCs w:val="18"/>
              </w:rPr>
            </w:pPr>
          </w:p>
        </w:tc>
        <w:tc>
          <w:tcPr>
            <w:tcW w:w="997" w:type="dxa"/>
            <w:vMerge w:val="continue"/>
            <w:shd w:val="clear" w:color="auto" w:fill="D8D8D8" w:themeFill="background1" w:themeFillShade="D9"/>
            <w:vAlign w:val="center"/>
          </w:tcPr>
          <w:p>
            <w:pPr>
              <w:jc w:val="center"/>
              <w:rPr>
                <w:rFonts w:ascii="Times New Roman" w:hAnsi="Times New Roman" w:cs="Times New Roman"/>
                <w:sz w:val="18"/>
                <w:szCs w:val="18"/>
              </w:rPr>
            </w:pPr>
          </w:p>
        </w:tc>
        <w:tc>
          <w:tcPr>
            <w:tcW w:w="1230" w:type="dxa"/>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TCGA-55-6980</w:t>
            </w:r>
          </w:p>
        </w:tc>
        <w:tc>
          <w:tcPr>
            <w:tcW w:w="1399" w:type="dxa"/>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PLRG1\CDC40\HSPA6\HSPA4</w:t>
            </w:r>
          </w:p>
        </w:tc>
        <w:tc>
          <w:tcPr>
            <w:tcW w:w="1097" w:type="dxa"/>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HSPA6</w:t>
            </w:r>
          </w:p>
        </w:tc>
        <w:tc>
          <w:tcPr>
            <w:tcW w:w="1401" w:type="dxa"/>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Bortezomib</w:t>
            </w:r>
          </w:p>
        </w:tc>
        <w:tc>
          <w:tcPr>
            <w:tcW w:w="1401" w:type="dxa"/>
            <w:vAlign w:val="center"/>
          </w:tcPr>
          <w:p>
            <w:pPr>
              <w:rPr>
                <w:rFonts w:ascii="Times New Roman" w:hAnsi="Times New Roman" w:cs="Times New Roman"/>
                <w:sz w:val="18"/>
                <w:szCs w:val="18"/>
              </w:rPr>
            </w:pPr>
          </w:p>
        </w:tc>
      </w:tr>
      <w:tr>
        <w:trPr>
          <w:trHeight w:val="80" w:hRule="atLeast"/>
        </w:trPr>
        <w:tc>
          <w:tcPr>
            <w:tcW w:w="997" w:type="dxa"/>
            <w:vMerge w:val="continue"/>
            <w:shd w:val="clear" w:color="auto" w:fill="BEBEBE" w:themeFill="background1" w:themeFillShade="BF"/>
            <w:vAlign w:val="center"/>
          </w:tcPr>
          <w:p>
            <w:pPr>
              <w:jc w:val="center"/>
              <w:rPr>
                <w:rFonts w:ascii="Times New Roman" w:hAnsi="Times New Roman" w:cs="Times New Roman"/>
                <w:b w:val="0"/>
                <w:bCs w:val="0"/>
                <w:sz w:val="18"/>
                <w:szCs w:val="18"/>
              </w:rPr>
            </w:pPr>
          </w:p>
        </w:tc>
        <w:tc>
          <w:tcPr>
            <w:tcW w:w="997" w:type="dxa"/>
            <w:vMerge w:val="continue"/>
            <w:shd w:val="clear" w:color="auto" w:fill="D8D8D8" w:themeFill="background1" w:themeFillShade="D9"/>
            <w:vAlign w:val="center"/>
          </w:tcPr>
          <w:p>
            <w:pPr>
              <w:jc w:val="center"/>
              <w:rPr>
                <w:rFonts w:ascii="Times New Roman" w:hAnsi="Times New Roman" w:cs="Times New Roman"/>
                <w:sz w:val="18"/>
                <w:szCs w:val="18"/>
              </w:rPr>
            </w:pPr>
          </w:p>
        </w:tc>
        <w:tc>
          <w:tcPr>
            <w:tcW w:w="1230" w:type="dxa"/>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TCGA-44-6778</w:t>
            </w:r>
          </w:p>
        </w:tc>
        <w:tc>
          <w:tcPr>
            <w:tcW w:w="1399" w:type="dxa"/>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TH\PSMA8</w:t>
            </w:r>
          </w:p>
        </w:tc>
        <w:tc>
          <w:tcPr>
            <w:tcW w:w="1097" w:type="dxa"/>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PSMA8</w:t>
            </w:r>
          </w:p>
        </w:tc>
        <w:tc>
          <w:tcPr>
            <w:tcW w:w="1401" w:type="dxa"/>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Bortezomib</w:t>
            </w:r>
          </w:p>
        </w:tc>
        <w:tc>
          <w:tcPr>
            <w:tcW w:w="1401" w:type="dxa"/>
            <w:vAlign w:val="center"/>
          </w:tcPr>
          <w:p>
            <w:pPr>
              <w:rPr>
                <w:rFonts w:ascii="Times New Roman" w:hAnsi="Times New Roman" w:cs="Times New Roman"/>
                <w:sz w:val="18"/>
                <w:szCs w:val="18"/>
              </w:rPr>
            </w:pPr>
          </w:p>
        </w:tc>
      </w:tr>
      <w:tr>
        <w:trPr>
          <w:trHeight w:val="80" w:hRule="atLeast"/>
        </w:trPr>
        <w:tc>
          <w:tcPr>
            <w:tcW w:w="997" w:type="dxa"/>
            <w:vMerge w:val="continue"/>
            <w:shd w:val="clear" w:color="auto" w:fill="BEBEBE" w:themeFill="background1" w:themeFillShade="BF"/>
            <w:vAlign w:val="center"/>
          </w:tcPr>
          <w:p>
            <w:pPr>
              <w:jc w:val="center"/>
              <w:rPr>
                <w:rFonts w:ascii="Times New Roman" w:hAnsi="Times New Roman" w:cs="Times New Roman"/>
                <w:b w:val="0"/>
                <w:bCs w:val="0"/>
                <w:sz w:val="18"/>
                <w:szCs w:val="18"/>
              </w:rPr>
            </w:pPr>
          </w:p>
        </w:tc>
        <w:tc>
          <w:tcPr>
            <w:tcW w:w="997" w:type="dxa"/>
            <w:vMerge w:val="continue"/>
            <w:shd w:val="clear" w:color="auto" w:fill="D8D8D8" w:themeFill="background1" w:themeFillShade="D9"/>
            <w:vAlign w:val="center"/>
          </w:tcPr>
          <w:p>
            <w:pPr>
              <w:jc w:val="center"/>
              <w:rPr>
                <w:rFonts w:ascii="Times New Roman" w:hAnsi="Times New Roman" w:cs="Times New Roman"/>
                <w:sz w:val="18"/>
                <w:szCs w:val="18"/>
              </w:rPr>
            </w:pPr>
          </w:p>
        </w:tc>
        <w:tc>
          <w:tcPr>
            <w:tcW w:w="1230" w:type="dxa"/>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TCGA-91-6828</w:t>
            </w:r>
          </w:p>
        </w:tc>
        <w:tc>
          <w:tcPr>
            <w:tcW w:w="1399" w:type="dxa"/>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SOX2\FGF4</w:t>
            </w:r>
          </w:p>
        </w:tc>
        <w:tc>
          <w:tcPr>
            <w:tcW w:w="1097" w:type="dxa"/>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FGF4</w:t>
            </w:r>
          </w:p>
        </w:tc>
        <w:tc>
          <w:tcPr>
            <w:tcW w:w="1401" w:type="dxa"/>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Sorafenib、</w:t>
            </w:r>
          </w:p>
          <w:p>
            <w:pPr>
              <w:jc w:val="center"/>
              <w:rPr>
                <w:rFonts w:ascii="Times New Roman" w:hAnsi="Times New Roman" w:cs="Times New Roman"/>
                <w:sz w:val="18"/>
                <w:szCs w:val="18"/>
              </w:rPr>
            </w:pPr>
            <w:r>
              <w:rPr>
                <w:rFonts w:ascii="Times New Roman" w:hAnsi="Times New Roman" w:cs="Times New Roman"/>
                <w:sz w:val="18"/>
                <w:szCs w:val="18"/>
              </w:rPr>
              <w:t>PD-0325901</w:t>
            </w:r>
          </w:p>
        </w:tc>
        <w:tc>
          <w:tcPr>
            <w:tcW w:w="1401" w:type="dxa"/>
            <w:vAlign w:val="center"/>
          </w:tcPr>
          <w:p>
            <w:pPr>
              <w:rPr>
                <w:rFonts w:ascii="Times New Roman" w:hAnsi="Times New Roman" w:cs="Times New Roman"/>
                <w:sz w:val="18"/>
                <w:szCs w:val="18"/>
              </w:rPr>
            </w:pPr>
          </w:p>
        </w:tc>
      </w:tr>
      <w:tr>
        <w:tblPrEx>
          <w:tblCellMar>
            <w:top w:w="0" w:type="dxa"/>
            <w:left w:w="108" w:type="dxa"/>
            <w:bottom w:w="0" w:type="dxa"/>
            <w:right w:w="108" w:type="dxa"/>
          </w:tblCellMar>
        </w:tblPrEx>
        <w:trPr>
          <w:trHeight w:val="80" w:hRule="atLeast"/>
        </w:trPr>
        <w:tc>
          <w:tcPr>
            <w:tcW w:w="997" w:type="dxa"/>
            <w:vMerge w:val="continue"/>
            <w:shd w:val="clear" w:color="auto" w:fill="BEBEBE" w:themeFill="background1" w:themeFillShade="BF"/>
            <w:vAlign w:val="center"/>
          </w:tcPr>
          <w:p>
            <w:pPr>
              <w:jc w:val="center"/>
              <w:rPr>
                <w:rFonts w:ascii="Times New Roman" w:hAnsi="Times New Roman" w:cs="Times New Roman"/>
                <w:b w:val="0"/>
                <w:bCs w:val="0"/>
                <w:sz w:val="18"/>
                <w:szCs w:val="18"/>
              </w:rPr>
            </w:pPr>
          </w:p>
        </w:tc>
        <w:tc>
          <w:tcPr>
            <w:tcW w:w="997" w:type="dxa"/>
            <w:vMerge w:val="restart"/>
            <w:tcBorders>
              <w:top w:val="single" w:color="auto" w:sz="4" w:space="0"/>
            </w:tcBorders>
            <w:shd w:val="clear" w:color="auto" w:fill="D8D8D8" w:themeFill="background1" w:themeFillShade="D9"/>
            <w:vAlign w:val="center"/>
          </w:tcPr>
          <w:p>
            <w:pPr>
              <w:jc w:val="center"/>
              <w:rPr>
                <w:rFonts w:ascii="Times New Roman" w:hAnsi="Times New Roman" w:cs="Times New Roman"/>
                <w:sz w:val="18"/>
                <w:szCs w:val="18"/>
              </w:rPr>
            </w:pPr>
            <w:r>
              <w:rPr>
                <w:rFonts w:ascii="Times New Roman" w:hAnsi="Times New Roman" w:cs="Times New Roman"/>
                <w:sz w:val="18"/>
                <w:szCs w:val="18"/>
              </w:rPr>
              <w:t>S</w:t>
            </w:r>
            <w:r>
              <w:rPr>
                <w:rFonts w:hint="eastAsia" w:ascii="Times New Roman" w:hAnsi="Times New Roman" w:cs="Times New Roman"/>
                <w:sz w:val="18"/>
                <w:szCs w:val="18"/>
              </w:rPr>
              <w:t>tage</w:t>
            </w:r>
            <w:r>
              <w:rPr>
                <w:rFonts w:ascii="Times New Roman" w:hAnsi="Times New Roman" w:cs="Times New Roman"/>
                <w:sz w:val="18"/>
                <w:szCs w:val="18"/>
              </w:rPr>
              <w:t xml:space="preserve"> IB</w:t>
            </w:r>
          </w:p>
        </w:tc>
        <w:tc>
          <w:tcPr>
            <w:tcW w:w="1230" w:type="dxa"/>
            <w:tcBorders>
              <w:top w:val="single" w:color="auto" w:sz="4" w:space="0"/>
            </w:tcBorders>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TCGA-91-6847</w:t>
            </w:r>
          </w:p>
        </w:tc>
        <w:tc>
          <w:tcPr>
            <w:tcW w:w="1399" w:type="dxa"/>
            <w:tcBorders>
              <w:top w:val="single" w:color="auto" w:sz="4" w:space="0"/>
            </w:tcBorders>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P4HB\MTTP</w:t>
            </w:r>
          </w:p>
        </w:tc>
        <w:tc>
          <w:tcPr>
            <w:tcW w:w="1097" w:type="dxa"/>
            <w:tcBorders>
              <w:top w:val="single" w:color="auto" w:sz="4" w:space="0"/>
            </w:tcBorders>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P4HB</w:t>
            </w:r>
          </w:p>
        </w:tc>
        <w:tc>
          <w:tcPr>
            <w:tcW w:w="1401" w:type="dxa"/>
            <w:tcBorders>
              <w:top w:val="single" w:color="auto" w:sz="4" w:space="0"/>
            </w:tcBorders>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Thapsigargin、Dacomitinib</w:t>
            </w:r>
          </w:p>
        </w:tc>
        <w:tc>
          <w:tcPr>
            <w:tcW w:w="1401" w:type="dxa"/>
            <w:tcBorders>
              <w:top w:val="single" w:color="auto" w:sz="4" w:space="0"/>
            </w:tcBorders>
            <w:vAlign w:val="center"/>
          </w:tcPr>
          <w:p>
            <w:pPr>
              <w:rPr>
                <w:rFonts w:ascii="Times New Roman" w:hAnsi="Times New Roman" w:cs="Times New Roman"/>
                <w:sz w:val="18"/>
                <w:szCs w:val="18"/>
              </w:rPr>
            </w:pPr>
          </w:p>
        </w:tc>
      </w:tr>
      <w:tr>
        <w:tblPrEx>
          <w:tblCellMar>
            <w:top w:w="0" w:type="dxa"/>
            <w:left w:w="108" w:type="dxa"/>
            <w:bottom w:w="0" w:type="dxa"/>
            <w:right w:w="108" w:type="dxa"/>
          </w:tblCellMar>
        </w:tblPrEx>
        <w:trPr>
          <w:trHeight w:val="80" w:hRule="atLeast"/>
        </w:trPr>
        <w:tc>
          <w:tcPr>
            <w:tcW w:w="997" w:type="dxa"/>
            <w:vMerge w:val="continue"/>
            <w:shd w:val="clear" w:color="auto" w:fill="BEBEBE" w:themeFill="background1" w:themeFillShade="BF"/>
            <w:vAlign w:val="center"/>
          </w:tcPr>
          <w:p>
            <w:pPr>
              <w:jc w:val="center"/>
              <w:rPr>
                <w:rFonts w:ascii="Times New Roman" w:hAnsi="Times New Roman" w:cs="Times New Roman"/>
                <w:b w:val="0"/>
                <w:bCs w:val="0"/>
                <w:sz w:val="18"/>
                <w:szCs w:val="18"/>
              </w:rPr>
            </w:pPr>
          </w:p>
        </w:tc>
        <w:tc>
          <w:tcPr>
            <w:tcW w:w="997" w:type="dxa"/>
            <w:vMerge w:val="continue"/>
            <w:shd w:val="clear" w:color="auto" w:fill="D8D8D8" w:themeFill="background1" w:themeFillShade="D9"/>
            <w:vAlign w:val="center"/>
          </w:tcPr>
          <w:p>
            <w:pPr>
              <w:jc w:val="center"/>
              <w:rPr>
                <w:rFonts w:ascii="Times New Roman" w:hAnsi="Times New Roman" w:cs="Times New Roman"/>
                <w:sz w:val="18"/>
                <w:szCs w:val="18"/>
              </w:rPr>
            </w:pPr>
          </w:p>
        </w:tc>
        <w:tc>
          <w:tcPr>
            <w:tcW w:w="1230" w:type="dxa"/>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TCGA-91-6836</w:t>
            </w:r>
          </w:p>
        </w:tc>
        <w:tc>
          <w:tcPr>
            <w:tcW w:w="1399" w:type="dxa"/>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ARNTL2\SIM1</w:t>
            </w:r>
          </w:p>
        </w:tc>
        <w:tc>
          <w:tcPr>
            <w:tcW w:w="1097" w:type="dxa"/>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ARNTL2</w:t>
            </w:r>
          </w:p>
        </w:tc>
        <w:tc>
          <w:tcPr>
            <w:tcW w:w="1401" w:type="dxa"/>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Dasatinib</w:t>
            </w:r>
          </w:p>
        </w:tc>
        <w:tc>
          <w:tcPr>
            <w:tcW w:w="1401" w:type="dxa"/>
            <w:vAlign w:val="center"/>
          </w:tcPr>
          <w:p>
            <w:pPr>
              <w:rPr>
                <w:rFonts w:ascii="Times New Roman" w:hAnsi="Times New Roman" w:cs="Times New Roman"/>
                <w:sz w:val="18"/>
                <w:szCs w:val="18"/>
              </w:rPr>
            </w:pPr>
          </w:p>
        </w:tc>
      </w:tr>
      <w:tr>
        <w:tblPrEx>
          <w:tblCellMar>
            <w:top w:w="0" w:type="dxa"/>
            <w:left w:w="108" w:type="dxa"/>
            <w:bottom w:w="0" w:type="dxa"/>
            <w:right w:w="108" w:type="dxa"/>
          </w:tblCellMar>
        </w:tblPrEx>
        <w:trPr>
          <w:trHeight w:val="80" w:hRule="atLeast"/>
        </w:trPr>
        <w:tc>
          <w:tcPr>
            <w:tcW w:w="997" w:type="dxa"/>
            <w:vMerge w:val="continue"/>
            <w:shd w:val="clear" w:color="auto" w:fill="BEBEBE" w:themeFill="background1" w:themeFillShade="BF"/>
            <w:vAlign w:val="center"/>
          </w:tcPr>
          <w:p>
            <w:pPr>
              <w:jc w:val="center"/>
              <w:rPr>
                <w:rFonts w:ascii="Times New Roman" w:hAnsi="Times New Roman" w:cs="Times New Roman"/>
                <w:b w:val="0"/>
                <w:bCs w:val="0"/>
                <w:sz w:val="18"/>
                <w:szCs w:val="18"/>
              </w:rPr>
            </w:pPr>
          </w:p>
        </w:tc>
        <w:tc>
          <w:tcPr>
            <w:tcW w:w="997" w:type="dxa"/>
            <w:vMerge w:val="continue"/>
            <w:shd w:val="clear" w:color="auto" w:fill="D8D8D8" w:themeFill="background1" w:themeFillShade="D9"/>
            <w:vAlign w:val="center"/>
          </w:tcPr>
          <w:p>
            <w:pPr>
              <w:jc w:val="center"/>
              <w:rPr>
                <w:rFonts w:ascii="Times New Roman" w:hAnsi="Times New Roman" w:cs="Times New Roman"/>
                <w:sz w:val="18"/>
                <w:szCs w:val="18"/>
              </w:rPr>
            </w:pPr>
          </w:p>
        </w:tc>
        <w:tc>
          <w:tcPr>
            <w:tcW w:w="1230" w:type="dxa"/>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TCGA-91-6831</w:t>
            </w:r>
          </w:p>
        </w:tc>
        <w:tc>
          <w:tcPr>
            <w:tcW w:w="1399" w:type="dxa"/>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F2RL1\ST14</w:t>
            </w:r>
          </w:p>
        </w:tc>
        <w:tc>
          <w:tcPr>
            <w:tcW w:w="1097" w:type="dxa"/>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F2RL1</w:t>
            </w:r>
          </w:p>
        </w:tc>
        <w:tc>
          <w:tcPr>
            <w:tcW w:w="1401" w:type="dxa"/>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Bortezomib</w:t>
            </w:r>
          </w:p>
        </w:tc>
        <w:tc>
          <w:tcPr>
            <w:tcW w:w="1401" w:type="dxa"/>
            <w:vAlign w:val="center"/>
          </w:tcPr>
          <w:p>
            <w:pPr>
              <w:rPr>
                <w:rFonts w:ascii="Times New Roman" w:hAnsi="Times New Roman" w:cs="Times New Roman"/>
                <w:sz w:val="18"/>
                <w:szCs w:val="18"/>
              </w:rPr>
            </w:pPr>
          </w:p>
        </w:tc>
      </w:tr>
      <w:tr>
        <w:tblPrEx>
          <w:tblCellMar>
            <w:top w:w="0" w:type="dxa"/>
            <w:left w:w="108" w:type="dxa"/>
            <w:bottom w:w="0" w:type="dxa"/>
            <w:right w:w="108" w:type="dxa"/>
          </w:tblCellMar>
        </w:tblPrEx>
        <w:trPr>
          <w:trHeight w:val="80" w:hRule="atLeast"/>
        </w:trPr>
        <w:tc>
          <w:tcPr>
            <w:tcW w:w="997" w:type="dxa"/>
            <w:vMerge w:val="continue"/>
            <w:shd w:val="clear" w:color="auto" w:fill="BEBEBE" w:themeFill="background1" w:themeFillShade="BF"/>
            <w:vAlign w:val="center"/>
          </w:tcPr>
          <w:p>
            <w:pPr>
              <w:jc w:val="center"/>
              <w:rPr>
                <w:rFonts w:ascii="Times New Roman" w:hAnsi="Times New Roman" w:cs="Times New Roman"/>
                <w:b w:val="0"/>
                <w:bCs w:val="0"/>
                <w:sz w:val="18"/>
                <w:szCs w:val="18"/>
              </w:rPr>
            </w:pPr>
          </w:p>
        </w:tc>
        <w:tc>
          <w:tcPr>
            <w:tcW w:w="997" w:type="dxa"/>
            <w:vMerge w:val="continue"/>
            <w:shd w:val="clear" w:color="auto" w:fill="D8D8D8" w:themeFill="background1" w:themeFillShade="D9"/>
            <w:vAlign w:val="center"/>
          </w:tcPr>
          <w:p>
            <w:pPr>
              <w:jc w:val="center"/>
              <w:rPr>
                <w:rFonts w:ascii="Times New Roman" w:hAnsi="Times New Roman" w:cs="Times New Roman"/>
                <w:sz w:val="18"/>
                <w:szCs w:val="18"/>
              </w:rPr>
            </w:pPr>
          </w:p>
        </w:tc>
        <w:tc>
          <w:tcPr>
            <w:tcW w:w="1230" w:type="dxa"/>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TCGA-55-6985</w:t>
            </w:r>
          </w:p>
        </w:tc>
        <w:tc>
          <w:tcPr>
            <w:tcW w:w="1399" w:type="dxa"/>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SNAI1\MAX</w:t>
            </w:r>
          </w:p>
        </w:tc>
        <w:tc>
          <w:tcPr>
            <w:tcW w:w="1097" w:type="dxa"/>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SNAI1\MAX</w:t>
            </w:r>
          </w:p>
        </w:tc>
        <w:tc>
          <w:tcPr>
            <w:tcW w:w="1401" w:type="dxa"/>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Gefitinib</w:t>
            </w:r>
            <w:r>
              <w:rPr>
                <w:rFonts w:hint="eastAsia" w:ascii="Times New Roman" w:hAnsi="Times New Roman" w:cs="Times New Roman"/>
                <w:sz w:val="18"/>
                <w:szCs w:val="18"/>
              </w:rPr>
              <w:t>、</w:t>
            </w:r>
          </w:p>
          <w:p>
            <w:pPr>
              <w:jc w:val="center"/>
              <w:rPr>
                <w:rFonts w:ascii="Times New Roman" w:hAnsi="Times New Roman" w:cs="Times New Roman"/>
                <w:sz w:val="18"/>
                <w:szCs w:val="18"/>
              </w:rPr>
            </w:pPr>
            <w:r>
              <w:rPr>
                <w:rFonts w:ascii="Times New Roman" w:hAnsi="Times New Roman" w:cs="Times New Roman"/>
                <w:sz w:val="18"/>
                <w:szCs w:val="18"/>
              </w:rPr>
              <w:t>Thapsigargin</w:t>
            </w:r>
          </w:p>
        </w:tc>
        <w:tc>
          <w:tcPr>
            <w:tcW w:w="1401" w:type="dxa"/>
            <w:vAlign w:val="center"/>
          </w:tcPr>
          <w:p>
            <w:pPr>
              <w:rPr>
                <w:rFonts w:ascii="Times New Roman" w:hAnsi="Times New Roman" w:cs="Times New Roman"/>
                <w:sz w:val="18"/>
                <w:szCs w:val="18"/>
              </w:rPr>
            </w:pPr>
          </w:p>
        </w:tc>
      </w:tr>
      <w:tr>
        <w:tblPrEx>
          <w:tblCellMar>
            <w:top w:w="0" w:type="dxa"/>
            <w:left w:w="108" w:type="dxa"/>
            <w:bottom w:w="0" w:type="dxa"/>
            <w:right w:w="108" w:type="dxa"/>
          </w:tblCellMar>
        </w:tblPrEx>
        <w:trPr>
          <w:trHeight w:val="80" w:hRule="atLeast"/>
        </w:trPr>
        <w:tc>
          <w:tcPr>
            <w:tcW w:w="997" w:type="dxa"/>
            <w:vMerge w:val="continue"/>
            <w:shd w:val="clear" w:color="auto" w:fill="BEBEBE" w:themeFill="background1" w:themeFillShade="BF"/>
            <w:vAlign w:val="center"/>
          </w:tcPr>
          <w:p>
            <w:pPr>
              <w:jc w:val="center"/>
              <w:rPr>
                <w:rFonts w:ascii="Times New Roman" w:hAnsi="Times New Roman" w:cs="Times New Roman"/>
                <w:b w:val="0"/>
                <w:bCs w:val="0"/>
                <w:sz w:val="18"/>
                <w:szCs w:val="18"/>
              </w:rPr>
            </w:pPr>
          </w:p>
        </w:tc>
        <w:tc>
          <w:tcPr>
            <w:tcW w:w="997" w:type="dxa"/>
            <w:vMerge w:val="continue"/>
            <w:shd w:val="clear" w:color="auto" w:fill="D8D8D8" w:themeFill="background1" w:themeFillShade="D9"/>
            <w:vAlign w:val="center"/>
          </w:tcPr>
          <w:p>
            <w:pPr>
              <w:jc w:val="center"/>
              <w:rPr>
                <w:rFonts w:ascii="Times New Roman" w:hAnsi="Times New Roman" w:cs="Times New Roman"/>
                <w:sz w:val="18"/>
                <w:szCs w:val="18"/>
              </w:rPr>
            </w:pPr>
          </w:p>
        </w:tc>
        <w:tc>
          <w:tcPr>
            <w:tcW w:w="1230" w:type="dxa"/>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TCGA-44-6777</w:t>
            </w:r>
          </w:p>
        </w:tc>
        <w:tc>
          <w:tcPr>
            <w:tcW w:w="1399" w:type="dxa"/>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PRPH\LMNB1\RPL22\RPL11</w:t>
            </w:r>
          </w:p>
        </w:tc>
        <w:tc>
          <w:tcPr>
            <w:tcW w:w="1097" w:type="dxa"/>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RPL11</w:t>
            </w:r>
          </w:p>
        </w:tc>
        <w:tc>
          <w:tcPr>
            <w:tcW w:w="1401" w:type="dxa"/>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Neratinib</w:t>
            </w:r>
          </w:p>
        </w:tc>
        <w:tc>
          <w:tcPr>
            <w:tcW w:w="1401" w:type="dxa"/>
            <w:vAlign w:val="center"/>
          </w:tcPr>
          <w:p>
            <w:pPr>
              <w:rPr>
                <w:rFonts w:ascii="Times New Roman" w:hAnsi="Times New Roman" w:cs="Times New Roman"/>
                <w:sz w:val="18"/>
                <w:szCs w:val="18"/>
              </w:rPr>
            </w:pPr>
          </w:p>
        </w:tc>
      </w:tr>
      <w:tr>
        <w:trPr>
          <w:trHeight w:val="80" w:hRule="atLeast"/>
        </w:trPr>
        <w:tc>
          <w:tcPr>
            <w:tcW w:w="997" w:type="dxa"/>
            <w:vMerge w:val="continue"/>
            <w:shd w:val="clear" w:color="auto" w:fill="BEBEBE" w:themeFill="background1" w:themeFillShade="BF"/>
            <w:vAlign w:val="center"/>
          </w:tcPr>
          <w:p>
            <w:pPr>
              <w:jc w:val="center"/>
              <w:rPr>
                <w:rFonts w:ascii="Times New Roman" w:hAnsi="Times New Roman" w:cs="Times New Roman"/>
                <w:b w:val="0"/>
                <w:bCs w:val="0"/>
                <w:sz w:val="18"/>
                <w:szCs w:val="18"/>
              </w:rPr>
            </w:pPr>
          </w:p>
        </w:tc>
        <w:tc>
          <w:tcPr>
            <w:tcW w:w="997" w:type="dxa"/>
            <w:vMerge w:val="continue"/>
            <w:shd w:val="clear" w:color="auto" w:fill="D8D8D8" w:themeFill="background1" w:themeFillShade="D9"/>
            <w:vAlign w:val="center"/>
          </w:tcPr>
          <w:p>
            <w:pPr>
              <w:jc w:val="center"/>
              <w:rPr>
                <w:rFonts w:ascii="Times New Roman" w:hAnsi="Times New Roman" w:cs="Times New Roman"/>
                <w:sz w:val="18"/>
                <w:szCs w:val="18"/>
              </w:rPr>
            </w:pPr>
          </w:p>
        </w:tc>
        <w:tc>
          <w:tcPr>
            <w:tcW w:w="1230" w:type="dxa"/>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TCGA-55-6986</w:t>
            </w:r>
          </w:p>
        </w:tc>
        <w:tc>
          <w:tcPr>
            <w:tcW w:w="1399" w:type="dxa"/>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RPL4\RPL37</w:t>
            </w:r>
          </w:p>
        </w:tc>
        <w:tc>
          <w:tcPr>
            <w:tcW w:w="1097" w:type="dxa"/>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RPL37</w:t>
            </w:r>
          </w:p>
        </w:tc>
        <w:tc>
          <w:tcPr>
            <w:tcW w:w="1401" w:type="dxa"/>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Thapsigargin</w:t>
            </w:r>
          </w:p>
        </w:tc>
        <w:tc>
          <w:tcPr>
            <w:tcW w:w="1401" w:type="dxa"/>
            <w:vAlign w:val="center"/>
          </w:tcPr>
          <w:p>
            <w:pPr>
              <w:rPr>
                <w:rFonts w:ascii="Times New Roman" w:hAnsi="Times New Roman" w:cs="Times New Roman"/>
                <w:sz w:val="18"/>
                <w:szCs w:val="18"/>
              </w:rPr>
            </w:pPr>
          </w:p>
        </w:tc>
      </w:tr>
      <w:tr>
        <w:trPr>
          <w:trHeight w:val="80" w:hRule="atLeast"/>
        </w:trPr>
        <w:tc>
          <w:tcPr>
            <w:tcW w:w="997" w:type="dxa"/>
            <w:vMerge w:val="continue"/>
            <w:shd w:val="clear" w:color="auto" w:fill="BEBEBE" w:themeFill="background1" w:themeFillShade="BF"/>
            <w:vAlign w:val="center"/>
          </w:tcPr>
          <w:p>
            <w:pPr>
              <w:jc w:val="center"/>
              <w:rPr>
                <w:rFonts w:ascii="Times New Roman" w:hAnsi="Times New Roman" w:cs="Times New Roman"/>
                <w:b w:val="0"/>
                <w:bCs w:val="0"/>
                <w:sz w:val="18"/>
                <w:szCs w:val="18"/>
              </w:rPr>
            </w:pPr>
          </w:p>
        </w:tc>
        <w:tc>
          <w:tcPr>
            <w:tcW w:w="997" w:type="dxa"/>
            <w:vMerge w:val="continue"/>
            <w:shd w:val="clear" w:color="auto" w:fill="D8D8D8" w:themeFill="background1" w:themeFillShade="D9"/>
            <w:vAlign w:val="center"/>
          </w:tcPr>
          <w:p>
            <w:pPr>
              <w:jc w:val="center"/>
              <w:rPr>
                <w:rFonts w:ascii="Times New Roman" w:hAnsi="Times New Roman" w:cs="Times New Roman"/>
                <w:sz w:val="18"/>
                <w:szCs w:val="18"/>
              </w:rPr>
            </w:pPr>
          </w:p>
        </w:tc>
        <w:tc>
          <w:tcPr>
            <w:tcW w:w="1230" w:type="dxa"/>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TCGA-44-2668</w:t>
            </w:r>
          </w:p>
        </w:tc>
        <w:tc>
          <w:tcPr>
            <w:tcW w:w="1399" w:type="dxa"/>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VPS13B\EXOC2</w:t>
            </w:r>
          </w:p>
        </w:tc>
        <w:tc>
          <w:tcPr>
            <w:tcW w:w="1097" w:type="dxa"/>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VPS13B</w:t>
            </w:r>
          </w:p>
        </w:tc>
        <w:tc>
          <w:tcPr>
            <w:tcW w:w="1401" w:type="dxa"/>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SB-216763</w:t>
            </w:r>
          </w:p>
        </w:tc>
        <w:tc>
          <w:tcPr>
            <w:tcW w:w="1401" w:type="dxa"/>
            <w:vAlign w:val="center"/>
          </w:tcPr>
          <w:p>
            <w:pPr>
              <w:rPr>
                <w:rFonts w:ascii="Times New Roman" w:hAnsi="Times New Roman" w:cs="Times New Roman"/>
                <w:sz w:val="18"/>
                <w:szCs w:val="18"/>
              </w:rPr>
            </w:pPr>
          </w:p>
        </w:tc>
      </w:tr>
      <w:tr>
        <w:tblPrEx>
          <w:tblCellMar>
            <w:top w:w="0" w:type="dxa"/>
            <w:left w:w="108" w:type="dxa"/>
            <w:bottom w:w="0" w:type="dxa"/>
            <w:right w:w="108" w:type="dxa"/>
          </w:tblCellMar>
        </w:tblPrEx>
        <w:trPr>
          <w:trHeight w:val="80" w:hRule="atLeast"/>
        </w:trPr>
        <w:tc>
          <w:tcPr>
            <w:tcW w:w="997" w:type="dxa"/>
            <w:vMerge w:val="continue"/>
            <w:tcBorders>
              <w:bottom w:val="single" w:color="auto" w:sz="18" w:space="0"/>
            </w:tcBorders>
            <w:shd w:val="clear" w:color="auto" w:fill="BEBEBE" w:themeFill="background1" w:themeFillShade="BF"/>
            <w:vAlign w:val="center"/>
          </w:tcPr>
          <w:p>
            <w:pPr>
              <w:jc w:val="center"/>
              <w:rPr>
                <w:rFonts w:ascii="Times New Roman" w:hAnsi="Times New Roman" w:cs="Times New Roman"/>
                <w:b w:val="0"/>
                <w:bCs w:val="0"/>
                <w:sz w:val="18"/>
                <w:szCs w:val="18"/>
              </w:rPr>
            </w:pPr>
          </w:p>
        </w:tc>
        <w:tc>
          <w:tcPr>
            <w:tcW w:w="997" w:type="dxa"/>
            <w:vMerge w:val="continue"/>
            <w:tcBorders>
              <w:bottom w:val="single" w:color="auto" w:sz="18" w:space="0"/>
            </w:tcBorders>
            <w:shd w:val="clear" w:color="auto" w:fill="D8D8D8" w:themeFill="background1" w:themeFillShade="D9"/>
            <w:vAlign w:val="center"/>
          </w:tcPr>
          <w:p>
            <w:pPr>
              <w:jc w:val="center"/>
              <w:rPr>
                <w:rFonts w:ascii="Times New Roman" w:hAnsi="Times New Roman" w:cs="Times New Roman"/>
                <w:sz w:val="18"/>
                <w:szCs w:val="18"/>
              </w:rPr>
            </w:pPr>
          </w:p>
        </w:tc>
        <w:tc>
          <w:tcPr>
            <w:tcW w:w="1230" w:type="dxa"/>
            <w:tcBorders>
              <w:bottom w:val="single" w:color="auto" w:sz="18" w:space="0"/>
            </w:tcBorders>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TCGA-44-2662</w:t>
            </w:r>
          </w:p>
        </w:tc>
        <w:tc>
          <w:tcPr>
            <w:tcW w:w="1399" w:type="dxa"/>
            <w:tcBorders>
              <w:bottom w:val="single" w:color="auto" w:sz="18" w:space="0"/>
            </w:tcBorders>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KCNN4\KCNN2\GRWD1\RFWD2\ SIRT1</w:t>
            </w:r>
          </w:p>
        </w:tc>
        <w:tc>
          <w:tcPr>
            <w:tcW w:w="1097" w:type="dxa"/>
            <w:tcBorders>
              <w:bottom w:val="single" w:color="auto" w:sz="18" w:space="0"/>
            </w:tcBorders>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KCNN4\GRWD1\ SIRT1</w:t>
            </w:r>
          </w:p>
        </w:tc>
        <w:tc>
          <w:tcPr>
            <w:tcW w:w="1401" w:type="dxa"/>
            <w:tcBorders>
              <w:bottom w:val="single" w:color="auto" w:sz="18" w:space="0"/>
            </w:tcBorders>
            <w:shd w:val="clear" w:color="auto" w:fill="auto"/>
            <w:vAlign w:val="center"/>
          </w:tcPr>
          <w:p>
            <w:pPr>
              <w:jc w:val="center"/>
              <w:rPr>
                <w:rFonts w:ascii="Times New Roman" w:hAnsi="Times New Roman" w:cs="Times New Roman"/>
                <w:sz w:val="18"/>
                <w:szCs w:val="18"/>
              </w:rPr>
            </w:pPr>
            <w:r>
              <w:rPr>
                <w:rFonts w:ascii="Times New Roman" w:hAnsi="Times New Roman" w:cs="Times New Roman"/>
                <w:sz w:val="18"/>
                <w:szCs w:val="18"/>
              </w:rPr>
              <w:t>CX-5461\Thapsigargin</w:t>
            </w:r>
          </w:p>
        </w:tc>
        <w:tc>
          <w:tcPr>
            <w:tcW w:w="1401" w:type="dxa"/>
            <w:tcBorders>
              <w:bottom w:val="single" w:color="auto" w:sz="18" w:space="0"/>
            </w:tcBorders>
            <w:vAlign w:val="center"/>
          </w:tcPr>
          <w:p>
            <w:pPr>
              <w:rPr>
                <w:rFonts w:ascii="Times New Roman" w:hAnsi="Times New Roman" w:cs="Times New Roman"/>
                <w:sz w:val="18"/>
                <w:szCs w:val="18"/>
              </w:rPr>
            </w:pPr>
          </w:p>
        </w:tc>
      </w:tr>
    </w:tbl>
    <w:p/>
    <w:p/>
    <w:p>
      <w:pPr>
        <w:pStyle w:val="2"/>
        <w:rPr>
          <w:rFonts w:ascii="Times New Roman" w:hAnsi="Times New Roman" w:cs="Times New Roman"/>
          <w:sz w:val="30"/>
          <w:szCs w:val="30"/>
        </w:rPr>
      </w:pPr>
      <w:r>
        <w:rPr>
          <w:rFonts w:ascii="Times New Roman" w:hAnsi="Times New Roman" w:cs="Times New Roman"/>
          <w:sz w:val="30"/>
          <w:szCs w:val="30"/>
        </w:rPr>
        <w:t>P</w:t>
      </w:r>
      <w:r>
        <w:rPr>
          <w:rFonts w:hint="eastAsia" w:ascii="Times New Roman" w:hAnsi="Times New Roman" w:cs="Times New Roman"/>
          <w:sz w:val="30"/>
          <w:szCs w:val="30"/>
        </w:rPr>
        <w:t xml:space="preserve">art </w:t>
      </w:r>
      <w:r>
        <w:rPr>
          <w:rFonts w:ascii="Times New Roman" w:hAnsi="Times New Roman" w:cs="Times New Roman"/>
          <w:sz w:val="30"/>
          <w:szCs w:val="30"/>
        </w:rPr>
        <w:t>C</w:t>
      </w:r>
      <w:r>
        <w:rPr>
          <w:rFonts w:hint="eastAsia" w:ascii="Times New Roman" w:hAnsi="Times New Roman" w:cs="Times New Roman"/>
          <w:sz w:val="30"/>
          <w:szCs w:val="30"/>
        </w:rPr>
        <w:t xml:space="preserve">: </w:t>
      </w:r>
      <w:r>
        <w:rPr>
          <w:rFonts w:ascii="Times New Roman" w:hAnsi="Times New Roman" w:cs="Times New Roman"/>
          <w:sz w:val="30"/>
          <w:szCs w:val="30"/>
        </w:rPr>
        <w:t>The parameter sensitivity analysis of the compared algorithms</w:t>
      </w:r>
    </w:p>
    <w:p>
      <w:pPr>
        <w:spacing w:line="440" w:lineRule="exact"/>
        <w:ind w:firstLine="480" w:firstLineChars="200"/>
        <w:rPr>
          <w:rFonts w:ascii="Times New Roman" w:hAnsi="Times New Roman" w:eastAsia="等线" w:cs="Times New Roman"/>
          <w:sz w:val="24"/>
          <w:szCs w:val="24"/>
        </w:rPr>
      </w:pPr>
      <w:r>
        <w:rPr>
          <w:rFonts w:ascii="Times New Roman" w:hAnsi="Times New Roman" w:eastAsia="等线" w:cs="Times New Roman"/>
          <w:sz w:val="24"/>
          <w:szCs w:val="24"/>
        </w:rPr>
        <w:t xml:space="preserve">In the experiments, the parameters of all the compared MOEAs are tuned based on the settings suggested in their original papers. To be specific, common parameters in four evolutionary algorithms are the population size and </w:t>
      </w:r>
      <w:r>
        <w:rPr>
          <w:rFonts w:ascii="Times New Roman" w:hAnsi="Times New Roman" w:cs="Times New Roman"/>
          <w:color w:val="000000"/>
          <w:sz w:val="24"/>
          <w:szCs w:val="24"/>
        </w:rPr>
        <w:t>the maximal number of function evaluations</w:t>
      </w:r>
      <w:r>
        <w:rPr>
          <w:rFonts w:ascii="Times New Roman" w:hAnsi="Times New Roman" w:eastAsia="等线" w:cs="Times New Roman"/>
          <w:sz w:val="24"/>
          <w:szCs w:val="24"/>
        </w:rPr>
        <w:t>, which need to be consistent. I</w:t>
      </w:r>
      <w:r>
        <w:rPr>
          <w:rFonts w:ascii="Times New Roman" w:hAnsi="Times New Roman" w:cs="Times New Roman"/>
          <w:color w:val="000000" w:themeColor="text1"/>
          <w:sz w:val="24"/>
          <w:szCs w:val="24"/>
        </w:rPr>
        <w:t xml:space="preserve">t should note that MP-MMEA have no </w:t>
      </w:r>
      <w:r>
        <w:rPr>
          <w:rFonts w:hint="eastAsia" w:ascii="Times New Roman" w:hAnsi="Times New Roman" w:cs="Times New Roman"/>
          <w:color w:val="000000" w:themeColor="text1"/>
          <w:sz w:val="24"/>
          <w:szCs w:val="24"/>
        </w:rPr>
        <w:t>particular</w:t>
      </w:r>
      <w:r>
        <w:rPr>
          <w:rFonts w:ascii="Times New Roman" w:hAnsi="Times New Roman" w:cs="Times New Roman"/>
          <w:color w:val="000000" w:themeColor="text1"/>
          <w:sz w:val="24"/>
          <w:szCs w:val="24"/>
        </w:rPr>
        <w:t xml:space="preserve"> parameters to validated.</w:t>
      </w:r>
      <w:r>
        <w:rPr>
          <w:rFonts w:ascii="Times New Roman" w:hAnsi="Times New Roman" w:eastAsia="等线" w:cs="Times New Roman"/>
          <w:sz w:val="24"/>
          <w:szCs w:val="24"/>
        </w:rPr>
        <w:t xml:space="preserve"> </w:t>
      </w:r>
      <w:r>
        <w:rPr>
          <w:rFonts w:ascii="Times New Roman" w:hAnsi="Times New Roman" w:cs="Times New Roman"/>
          <w:sz w:val="24"/>
          <w:szCs w:val="24"/>
        </w:rPr>
        <w:t xml:space="preserve">The </w:t>
      </w:r>
      <w:r>
        <w:rPr>
          <w:rFonts w:hint="eastAsia" w:ascii="Times New Roman" w:hAnsi="Times New Roman" w:cs="Times New Roman"/>
          <w:color w:val="000000" w:themeColor="text1"/>
          <w:sz w:val="24"/>
          <w:szCs w:val="24"/>
        </w:rPr>
        <w:t>particular</w:t>
      </w:r>
      <w:r>
        <w:rPr>
          <w:rFonts w:ascii="Times New Roman" w:hAnsi="Times New Roman" w:cs="Times New Roman"/>
          <w:sz w:val="24"/>
          <w:szCs w:val="24"/>
        </w:rPr>
        <w:t xml:space="preserve"> parameters of DN-NSGA-II and MO_Ring_PSO_SCD are shown</w:t>
      </w:r>
      <w:r>
        <w:rPr>
          <w:rFonts w:ascii="Times New Roman" w:hAnsi="Times New Roman" w:cs="Times New Roman"/>
          <w:color w:val="000000" w:themeColor="text1"/>
          <w:sz w:val="24"/>
          <w:szCs w:val="24"/>
        </w:rPr>
        <w:t xml:space="preserve"> in </w:t>
      </w:r>
      <w:r>
        <w:rPr>
          <w:rFonts w:ascii="Times New Roman" w:hAnsi="Times New Roman" w:cs="Times New Roman"/>
          <w:b/>
          <w:bCs/>
          <w:color w:val="000000" w:themeColor="text1"/>
          <w:sz w:val="24"/>
          <w:szCs w:val="24"/>
        </w:rPr>
        <w:t xml:space="preserve">Table S5. </w:t>
      </w:r>
    </w:p>
    <w:p>
      <w:pPr>
        <w:spacing w:line="440" w:lineRule="exact"/>
        <w:ind w:firstLine="480" w:firstLineChars="200"/>
        <w:rPr>
          <w:rFonts w:ascii="Times New Roman" w:hAnsi="Times New Roman" w:eastAsia="等线" w:cs="Times New Roman"/>
          <w:sz w:val="24"/>
          <w:szCs w:val="24"/>
        </w:rPr>
      </w:pPr>
      <w:r>
        <w:rPr>
          <w:rFonts w:ascii="Times New Roman" w:hAnsi="Times New Roman" w:eastAsia="等线" w:cs="Times New Roman"/>
          <w:sz w:val="24"/>
          <w:szCs w:val="24"/>
        </w:rPr>
        <w:t xml:space="preserve">For </w:t>
      </w:r>
      <w:r>
        <w:rPr>
          <w:rFonts w:ascii="Times New Roman" w:hAnsi="Times New Roman" w:eastAsia="等线" w:cs="Times New Roman"/>
          <w:position w:val="-10"/>
          <w:sz w:val="24"/>
          <w:szCs w:val="24"/>
        </w:rPr>
        <w:object>
          <v:shape id="_x0000_i1025" o:spt="75" type="#_x0000_t75" style="height:13.5pt;width:13.5pt;" o:ole="t" filled="f" o:preferrelative="t" stroked="f" coordsize="21600,21600">
            <v:path/>
            <v:fill on="f" focussize="0,0"/>
            <v:stroke on="f" joinstyle="miter"/>
            <v:imagedata r:id="rId14" o:title=""/>
            <o:lock v:ext="edit" aspectratio="t"/>
            <w10:wrap type="none"/>
            <w10:anchorlock/>
          </v:shape>
          <o:OLEObject Type="Embed" ProgID="Equation.DSMT4" ShapeID="_x0000_i1025" DrawAspect="Content" ObjectID="_1468075725" r:id="rId13">
            <o:LockedField>false</o:LockedField>
          </o:OLEObject>
        </w:object>
      </w:r>
      <w:r>
        <w:rPr>
          <w:rFonts w:ascii="Times New Roman" w:hAnsi="Times New Roman" w:eastAsia="等线" w:cs="Times New Roman"/>
          <w:sz w:val="24"/>
          <w:szCs w:val="24"/>
        </w:rPr>
        <w:t xml:space="preserve">, </w:t>
      </w:r>
      <w:r>
        <w:rPr>
          <w:rFonts w:ascii="Times New Roman" w:hAnsi="Times New Roman" w:eastAsia="等线" w:cs="Times New Roman"/>
          <w:position w:val="-10"/>
          <w:sz w:val="24"/>
          <w:szCs w:val="24"/>
        </w:rPr>
        <w:object>
          <v:shape id="_x0000_i1026" o:spt="75" type="#_x0000_t75" style="height:13.5pt;width:21pt;" o:ole="t" filled="f" o:preferrelative="t" stroked="f" coordsize="21600,21600">
            <v:path/>
            <v:fill on="f" focussize="0,0"/>
            <v:stroke on="f" joinstyle="miter"/>
            <v:imagedata r:id="rId16" o:title=""/>
            <o:lock v:ext="edit" aspectratio="t"/>
            <w10:wrap type="none"/>
            <w10:anchorlock/>
          </v:shape>
          <o:OLEObject Type="Embed" ProgID="Equation.DSMT4" ShapeID="_x0000_i1026" DrawAspect="Content" ObjectID="_1468075726" r:id="rId15">
            <o:LockedField>false</o:LockedField>
          </o:OLEObject>
        </w:object>
      </w:r>
      <w:r>
        <w:rPr>
          <w:rFonts w:ascii="Times New Roman" w:hAnsi="Times New Roman" w:eastAsia="等线" w:cs="Times New Roman"/>
          <w:sz w:val="24"/>
          <w:szCs w:val="24"/>
        </w:rPr>
        <w:t xml:space="preserve">, </w:t>
      </w:r>
      <w:r>
        <w:rPr>
          <w:rFonts w:ascii="Times New Roman" w:hAnsi="Times New Roman" w:eastAsia="等线" w:cs="Times New Roman"/>
          <w:position w:val="-6"/>
          <w:sz w:val="24"/>
          <w:szCs w:val="24"/>
        </w:rPr>
        <w:object>
          <v:shape id="_x0000_i1027" o:spt="75" type="#_x0000_t75" style="height:11.25pt;width:11.25pt;" o:ole="t" filled="f" o:preferrelative="t" stroked="f" coordsize="21600,21600">
            <v:path/>
            <v:fill on="f" focussize="0,0"/>
            <v:stroke on="f" joinstyle="miter"/>
            <v:imagedata r:id="rId18" o:title=""/>
            <o:lock v:ext="edit" aspectratio="t"/>
            <w10:wrap type="none"/>
            <w10:anchorlock/>
          </v:shape>
          <o:OLEObject Type="Embed" ProgID="Equation.DSMT4" ShapeID="_x0000_i1027" DrawAspect="Content" ObjectID="_1468075727" r:id="rId17">
            <o:LockedField>false</o:LockedField>
          </o:OLEObject>
        </w:object>
      </w:r>
      <w:r>
        <w:rPr>
          <w:rFonts w:ascii="Times New Roman" w:hAnsi="Times New Roman" w:eastAsia="等线" w:cs="Times New Roman"/>
          <w:sz w:val="24"/>
          <w:szCs w:val="24"/>
        </w:rPr>
        <w:t xml:space="preserve">, </w:t>
      </w:r>
      <w:r>
        <w:rPr>
          <w:rFonts w:ascii="Times New Roman" w:hAnsi="Times New Roman" w:eastAsia="等线" w:cs="Times New Roman"/>
          <w:position w:val="-12"/>
          <w:sz w:val="24"/>
          <w:szCs w:val="24"/>
        </w:rPr>
        <w:object>
          <v:shape id="_x0000_i1028" o:spt="75" type="#_x0000_t75" style="height:18.75pt;width:11.25pt;" o:ole="t" filled="f" o:preferrelative="t" stroked="f" coordsize="21600,21600">
            <v:path/>
            <v:fill on="f" focussize="0,0"/>
            <v:stroke on="f" joinstyle="miter"/>
            <v:imagedata r:id="rId20" o:title=""/>
            <o:lock v:ext="edit" aspectratio="t"/>
            <w10:wrap type="none"/>
            <w10:anchorlock/>
          </v:shape>
          <o:OLEObject Type="Embed" ProgID="Equation.DSMT4" ShapeID="_x0000_i1028" DrawAspect="Content" ObjectID="_1468075728" r:id="rId19">
            <o:LockedField>false</o:LockedField>
          </o:OLEObject>
        </w:object>
      </w:r>
      <w:r>
        <w:rPr>
          <w:rFonts w:ascii="Times New Roman" w:hAnsi="Times New Roman" w:eastAsia="等线" w:cs="Times New Roman"/>
          <w:sz w:val="24"/>
          <w:szCs w:val="24"/>
        </w:rPr>
        <w:t xml:space="preserve">, </w:t>
      </w:r>
      <w:r>
        <w:rPr>
          <w:rFonts w:ascii="Times New Roman" w:hAnsi="Times New Roman" w:eastAsia="等线" w:cs="Times New Roman"/>
          <w:position w:val="-12"/>
          <w:sz w:val="24"/>
          <w:szCs w:val="24"/>
        </w:rPr>
        <w:object>
          <v:shape id="_x0000_i1029" o:spt="75" type="#_x0000_t75" style="height:18.75pt;width:11.25pt;" o:ole="t" filled="f" o:preferrelative="t" stroked="f" coordsize="21600,21600">
            <v:path/>
            <v:fill on="f" focussize="0,0"/>
            <v:stroke on="f" joinstyle="miter"/>
            <v:imagedata r:id="rId22" o:title=""/>
            <o:lock v:ext="edit" aspectratio="t"/>
            <w10:wrap type="none"/>
            <w10:anchorlock/>
          </v:shape>
          <o:OLEObject Type="Embed" ProgID="Equation.DSMT4" ShapeID="_x0000_i1029" DrawAspect="Content" ObjectID="_1468075729" r:id="rId21">
            <o:LockedField>false</o:LockedField>
          </o:OLEObject>
        </w:object>
      </w:r>
      <w:r>
        <w:rPr>
          <w:rFonts w:ascii="Times New Roman" w:hAnsi="Times New Roman" w:eastAsia="等线" w:cs="Times New Roman"/>
          <w:sz w:val="24"/>
          <w:szCs w:val="24"/>
        </w:rPr>
        <w:t>,</w:t>
      </w:r>
      <w:bookmarkStart w:id="19" w:name="_Hlk92983901"/>
      <w:r>
        <w:rPr>
          <w:rFonts w:ascii="Times New Roman" w:hAnsi="Times New Roman" w:eastAsia="等线" w:cs="Times New Roman"/>
          <w:sz w:val="24"/>
          <w:szCs w:val="24"/>
        </w:rPr>
        <w:t xml:space="preserve"> and</w:t>
      </w:r>
      <w:r>
        <w:rPr>
          <w:rFonts w:ascii="Times New Roman" w:hAnsi="Times New Roman" w:eastAsia="等线" w:cs="Times New Roman"/>
          <w:position w:val="-4"/>
          <w:sz w:val="24"/>
          <w:szCs w:val="24"/>
        </w:rPr>
        <w:object>
          <v:shape id="_x0000_i1030" o:spt="75" type="#_x0000_t75" style="height:13.5pt;width:29.25pt;" o:ole="t" filled="f" o:preferrelative="t" stroked="f" coordsize="21600,21600">
            <v:path/>
            <v:fill on="f" focussize="0,0"/>
            <v:stroke on="f" joinstyle="miter"/>
            <v:imagedata r:id="rId24" o:title=""/>
            <o:lock v:ext="edit" aspectratio="t"/>
            <w10:wrap type="none"/>
            <w10:anchorlock/>
          </v:shape>
          <o:OLEObject Type="Embed" ProgID="Equation.DSMT4" ShapeID="_x0000_i1030" DrawAspect="Content" ObjectID="_1468075730" r:id="rId23">
            <o:LockedField>false</o:LockedField>
          </o:OLEObject>
        </w:object>
      </w:r>
      <w:r>
        <w:rPr>
          <w:rFonts w:ascii="Times New Roman" w:hAnsi="Times New Roman" w:eastAsia="等线" w:cs="Times New Roman"/>
          <w:sz w:val="24"/>
          <w:szCs w:val="24"/>
        </w:rPr>
        <w:t>, we have done parameter sensitivity analysis to investigate the influence of each parameter to the algorithm performance.</w:t>
      </w:r>
      <w:r>
        <w:rPr>
          <w:rFonts w:ascii="Times New Roman" w:hAnsi="Times New Roman" w:eastAsia="等线" w:cs="Times New Roman"/>
        </w:rPr>
        <w:t xml:space="preserve"> </w:t>
      </w:r>
      <w:r>
        <w:rPr>
          <w:rFonts w:ascii="Times New Roman" w:hAnsi="Times New Roman" w:eastAsia="等线" w:cs="Times New Roman"/>
          <w:color w:val="000000"/>
          <w:sz w:val="24"/>
          <w:szCs w:val="24"/>
          <w:shd w:val="clear" w:color="auto" w:fill="FFFFFF"/>
        </w:rPr>
        <w:t xml:space="preserve">We selected respectively three patients from each cancer as subjects, and 30 independent runs were performed on each subject. </w:t>
      </w:r>
      <w:r>
        <w:rPr>
          <w:rFonts w:ascii="Times New Roman" w:hAnsi="Times New Roman" w:eastAsia="等线" w:cs="Times New Roman"/>
          <w:sz w:val="24"/>
          <w:szCs w:val="24"/>
        </w:rPr>
        <w:t xml:space="preserve">For each test, the </w:t>
      </w:r>
      <w:r>
        <w:rPr>
          <w:rFonts w:hint="eastAsia" w:ascii="Times New Roman" w:hAnsi="Times New Roman" w:cs="Times New Roman"/>
          <w:sz w:val="24"/>
          <w:szCs w:val="24"/>
        </w:rPr>
        <w:t>particular</w:t>
      </w:r>
      <w:r>
        <w:rPr>
          <w:rFonts w:ascii="Times New Roman" w:hAnsi="Times New Roman" w:eastAsia="等线" w:cs="Times New Roman"/>
          <w:sz w:val="24"/>
          <w:szCs w:val="24"/>
        </w:rPr>
        <w:t xml:space="preserve"> parameters </w:t>
      </w:r>
      <w:r>
        <w:rPr>
          <w:rFonts w:ascii="Times New Roman" w:hAnsi="Times New Roman" w:cs="Times New Roman"/>
          <w:sz w:val="24"/>
          <w:szCs w:val="24"/>
        </w:rPr>
        <w:t>were fluctuated around the original setting</w:t>
      </w:r>
      <w:r>
        <w:rPr>
          <w:rFonts w:ascii="Times New Roman" w:hAnsi="Times New Roman" w:eastAsia="等线" w:cs="Times New Roman"/>
          <w:sz w:val="24"/>
          <w:szCs w:val="24"/>
        </w:rPr>
        <w:t xml:space="preserve"> and</w:t>
      </w:r>
      <w:r>
        <w:rPr>
          <w:rFonts w:hint="eastAsia" w:ascii="Times New Roman" w:hAnsi="Times New Roman" w:eastAsia="等线" w:cs="Times New Roman"/>
          <w:sz w:val="24"/>
          <w:szCs w:val="24"/>
        </w:rPr>
        <w:t xml:space="preserve"> </w:t>
      </w:r>
      <w:r>
        <w:rPr>
          <w:rFonts w:ascii="Times New Roman" w:hAnsi="Times New Roman" w:eastAsia="等线" w:cs="Times New Roman"/>
          <w:sz w:val="24"/>
          <w:szCs w:val="24"/>
        </w:rPr>
        <w:t>the other parameters are fixed to the values used in the</w:t>
      </w:r>
      <w:r>
        <w:rPr>
          <w:rFonts w:hint="eastAsia" w:ascii="Times New Roman" w:hAnsi="Times New Roman" w:eastAsia="等线" w:cs="Times New Roman"/>
          <w:sz w:val="24"/>
          <w:szCs w:val="24"/>
        </w:rPr>
        <w:t xml:space="preserve"> </w:t>
      </w:r>
      <w:r>
        <w:rPr>
          <w:rFonts w:ascii="Times New Roman" w:hAnsi="Times New Roman" w:eastAsia="等线" w:cs="Times New Roman"/>
          <w:sz w:val="24"/>
          <w:szCs w:val="24"/>
        </w:rPr>
        <w:t xml:space="preserve">experiments. </w:t>
      </w:r>
    </w:p>
    <w:p>
      <w:pPr>
        <w:spacing w:line="440" w:lineRule="exact"/>
        <w:ind w:firstLine="480" w:firstLineChars="200"/>
        <w:rPr>
          <w:rFonts w:ascii="Times New Roman" w:hAnsi="Times New Roman" w:eastAsia="等线" w:cs="Times New Roman"/>
          <w:sz w:val="24"/>
          <w:szCs w:val="24"/>
        </w:rPr>
      </w:pPr>
      <w:r>
        <w:rPr>
          <w:rFonts w:ascii="Times New Roman" w:hAnsi="Times New Roman" w:eastAsia="等线" w:cs="Times New Roman"/>
          <w:b/>
          <w:bCs/>
          <w:sz w:val="24"/>
          <w:szCs w:val="24"/>
        </w:rPr>
        <w:t xml:space="preserve">Figs. S10 </w:t>
      </w:r>
      <w:r>
        <w:rPr>
          <w:rFonts w:ascii="Times New Roman" w:hAnsi="Times New Roman" w:eastAsia="等线" w:cs="Times New Roman"/>
          <w:sz w:val="24"/>
          <w:szCs w:val="24"/>
        </w:rPr>
        <w:t xml:space="preserve">depict the </w:t>
      </w:r>
      <w:r>
        <w:rPr>
          <w:rFonts w:ascii="Times New Roman" w:hAnsi="Times New Roman" w:cs="Times New Roman"/>
          <w:sz w:val="24"/>
          <w:szCs w:val="24"/>
        </w:rPr>
        <w:t xml:space="preserve">performance of </w:t>
      </w:r>
      <w:r>
        <w:rPr>
          <w:rFonts w:ascii="Times New Roman" w:hAnsi="Times New Roman" w:cs="Times New Roman"/>
          <w:color w:val="000000" w:themeColor="text1"/>
          <w:sz w:val="24"/>
          <w:szCs w:val="24"/>
        </w:rPr>
        <w:t>multi-modal EAs</w:t>
      </w:r>
      <w:r>
        <w:rPr>
          <w:rFonts w:ascii="Times New Roman" w:hAnsi="Times New Roman" w:cs="Times New Roman"/>
          <w:sz w:val="24"/>
          <w:szCs w:val="24"/>
        </w:rPr>
        <w:t xml:space="preserve"> with different </w:t>
      </w:r>
      <w:r>
        <w:rPr>
          <w:rFonts w:hint="eastAsia" w:ascii="Times New Roman" w:hAnsi="Times New Roman" w:cs="Times New Roman"/>
          <w:sz w:val="24"/>
          <w:szCs w:val="24"/>
        </w:rPr>
        <w:t xml:space="preserve">particular </w:t>
      </w:r>
      <w:r>
        <w:rPr>
          <w:rFonts w:ascii="Times New Roman" w:hAnsi="Times New Roman" w:cs="Times New Roman"/>
          <w:sz w:val="24"/>
          <w:szCs w:val="24"/>
        </w:rPr>
        <w:t>parameters for detecting early warning score in</w:t>
      </w:r>
      <w:r>
        <w:rPr>
          <w:rFonts w:ascii="Times New Roman" w:hAnsi="Times New Roman" w:eastAsia="等线" w:cs="Times New Roman"/>
          <w:sz w:val="24"/>
          <w:szCs w:val="24"/>
        </w:rPr>
        <w:t xml:space="preserve"> three type cancer. F</w:t>
      </w:r>
      <w:r>
        <w:rPr>
          <w:rFonts w:hint="eastAsia" w:ascii="Times New Roman" w:hAnsi="Times New Roman" w:eastAsia="等线" w:cs="Times New Roman"/>
          <w:sz w:val="24"/>
          <w:szCs w:val="24"/>
        </w:rPr>
        <w:t>irstly</w:t>
      </w:r>
      <w:r>
        <w:rPr>
          <w:rFonts w:ascii="Times New Roman" w:hAnsi="Times New Roman" w:eastAsia="等线" w:cs="Times New Roman"/>
          <w:sz w:val="24"/>
          <w:szCs w:val="24"/>
        </w:rPr>
        <w:t>, it can be observed that the performance of</w:t>
      </w:r>
      <w:r>
        <w:rPr>
          <w:rFonts w:hint="eastAsia" w:ascii="Times New Roman" w:hAnsi="Times New Roman" w:eastAsia="等线" w:cs="Times New Roman"/>
          <w:sz w:val="24"/>
          <w:szCs w:val="24"/>
        </w:rPr>
        <w:t xml:space="preserve"> </w:t>
      </w:r>
      <w:r>
        <w:rPr>
          <w:rFonts w:ascii="Times New Roman" w:hAnsi="Times New Roman" w:eastAsia="等线" w:cs="Times New Roman"/>
          <w:sz w:val="24"/>
          <w:szCs w:val="24"/>
        </w:rPr>
        <w:t xml:space="preserve">DN-NSGA-II is not very sensitive to the parameters </w:t>
      </w:r>
      <w:r>
        <w:rPr>
          <w:rFonts w:ascii="Times New Roman" w:hAnsi="Times New Roman" w:eastAsia="等线" w:cs="Times New Roman"/>
          <w:position w:val="-10"/>
          <w:sz w:val="24"/>
          <w:szCs w:val="24"/>
        </w:rPr>
        <w:object>
          <v:shape id="_x0000_i1031" o:spt="75" type="#_x0000_t75" style="height:13.5pt;width:13.5pt;" o:ole="t" filled="f" o:preferrelative="t" stroked="f" coordsize="21600,21600">
            <v:path/>
            <v:fill on="f" focussize="0,0"/>
            <v:stroke on="f" joinstyle="miter"/>
            <v:imagedata r:id="rId14" o:title=""/>
            <o:lock v:ext="edit" aspectratio="t"/>
            <w10:wrap type="none"/>
            <w10:anchorlock/>
          </v:shape>
          <o:OLEObject Type="Embed" ProgID="Equation.DSMT4" ShapeID="_x0000_i1031" DrawAspect="Content" ObjectID="_1468075731" r:id="rId25">
            <o:LockedField>false</o:LockedField>
          </o:OLEObject>
        </w:object>
      </w:r>
      <w:r>
        <w:rPr>
          <w:rFonts w:ascii="Times New Roman" w:hAnsi="Times New Roman" w:eastAsia="等线" w:cs="Times New Roman"/>
          <w:sz w:val="24"/>
          <w:szCs w:val="24"/>
        </w:rPr>
        <w:t xml:space="preserve"> and </w:t>
      </w:r>
      <w:r>
        <w:rPr>
          <w:rFonts w:ascii="Times New Roman" w:hAnsi="Times New Roman" w:eastAsia="等线" w:cs="Times New Roman"/>
          <w:position w:val="-10"/>
          <w:sz w:val="24"/>
          <w:szCs w:val="24"/>
        </w:rPr>
        <w:object>
          <v:shape id="_x0000_i1032" o:spt="75" type="#_x0000_t75" style="height:13.5pt;width:21pt;" o:ole="t" filled="f" o:preferrelative="t" stroked="f" coordsize="21600,21600">
            <v:path/>
            <v:fill on="f" focussize="0,0"/>
            <v:stroke on="f" joinstyle="miter"/>
            <v:imagedata r:id="rId16" o:title=""/>
            <o:lock v:ext="edit" aspectratio="t"/>
            <w10:wrap type="none"/>
            <w10:anchorlock/>
          </v:shape>
          <o:OLEObject Type="Embed" ProgID="Equation.DSMT4" ShapeID="_x0000_i1032" DrawAspect="Content" ObjectID="_1468075732" r:id="rId26">
            <o:LockedField>false</o:LockedField>
          </o:OLEObject>
        </w:object>
      </w:r>
      <w:r>
        <w:rPr>
          <w:rFonts w:ascii="Times New Roman" w:hAnsi="Times New Roman" w:eastAsia="等线" w:cs="Times New Roman"/>
          <w:sz w:val="24"/>
          <w:szCs w:val="24"/>
        </w:rPr>
        <w:t>, and DN-NSGA-II can obtain a relatively good</w:t>
      </w:r>
      <w:r>
        <w:rPr>
          <w:rFonts w:hint="eastAsia" w:ascii="Times New Roman" w:hAnsi="Times New Roman" w:eastAsia="等线" w:cs="Times New Roman"/>
          <w:sz w:val="24"/>
          <w:szCs w:val="24"/>
        </w:rPr>
        <w:t xml:space="preserve"> </w:t>
      </w:r>
      <w:r>
        <w:rPr>
          <w:rFonts w:ascii="Times New Roman" w:hAnsi="Times New Roman" w:eastAsia="等线" w:cs="Times New Roman"/>
          <w:sz w:val="24"/>
          <w:szCs w:val="24"/>
        </w:rPr>
        <w:t xml:space="preserve">performance when the parameter settings are consistent with their original paper or close to their original paper. Secondly, although the performances of MO_Ring_PSO_SCD are different with different parameters in the subjects, the performance of the algorithm also obtain a relatively good performance when some parameter settings are consistent with their original paper or close to their original paper. Except that parameters </w:t>
      </w:r>
      <w:r>
        <w:rPr>
          <w:rFonts w:ascii="Times New Roman" w:hAnsi="Times New Roman" w:eastAsia="等线" w:cs="Times New Roman"/>
          <w:i/>
          <w:iCs/>
          <w:sz w:val="24"/>
          <w:szCs w:val="24"/>
        </w:rPr>
        <w:t>w</w:t>
      </w:r>
      <w:r>
        <w:rPr>
          <w:rFonts w:ascii="Times New Roman" w:hAnsi="Times New Roman" w:eastAsia="等线" w:cs="Times New Roman"/>
          <w:sz w:val="24"/>
          <w:szCs w:val="24"/>
        </w:rPr>
        <w:t xml:space="preserve"> and </w:t>
      </w:r>
      <w:r>
        <w:rPr>
          <w:rFonts w:ascii="Times New Roman" w:hAnsi="Times New Roman" w:eastAsia="等线" w:cs="Times New Roman"/>
          <w:i/>
          <w:iCs/>
          <w:sz w:val="24"/>
          <w:szCs w:val="24"/>
        </w:rPr>
        <w:t>C</w:t>
      </w:r>
      <w:r>
        <w:rPr>
          <w:rFonts w:ascii="Times New Roman" w:hAnsi="Times New Roman" w:eastAsia="等线" w:cs="Times New Roman"/>
          <w:i/>
          <w:iCs/>
          <w:sz w:val="24"/>
          <w:szCs w:val="24"/>
          <w:vertAlign w:val="subscript"/>
        </w:rPr>
        <w:t>1</w:t>
      </w:r>
      <w:r>
        <w:rPr>
          <w:rFonts w:ascii="Times New Roman" w:hAnsi="Times New Roman" w:eastAsia="等线" w:cs="Times New Roman"/>
          <w:sz w:val="24"/>
          <w:szCs w:val="24"/>
        </w:rPr>
        <w:t xml:space="preserve"> have an effect on MO_Ring_PSO_SCD in detecting PDNB s’ early warning scores for LUSC patients, the changes in PDNBs’ scores were not significant in other cases. It is hard to give an optimal value of parameter for different type of cancer. In this case, the parameters are set to their original paper m</w:t>
      </w:r>
      <w:r>
        <w:rPr>
          <w:rFonts w:hint="eastAsia" w:ascii="Times New Roman" w:hAnsi="Times New Roman" w:eastAsia="等线" w:cs="Times New Roman"/>
          <w:sz w:val="24"/>
          <w:szCs w:val="24"/>
        </w:rPr>
        <w:t>ight</w:t>
      </w:r>
      <w:r>
        <w:rPr>
          <w:rFonts w:ascii="Times New Roman" w:hAnsi="Times New Roman" w:eastAsia="等线" w:cs="Times New Roman"/>
          <w:sz w:val="24"/>
          <w:szCs w:val="24"/>
        </w:rPr>
        <w:t xml:space="preserve"> be a better solution because the parameters in the original paper ensure optimal performance of the algorithm in the test problem sets. F</w:t>
      </w:r>
      <w:r>
        <w:rPr>
          <w:rFonts w:hint="eastAsia" w:ascii="Times New Roman" w:hAnsi="Times New Roman" w:eastAsia="等线" w:cs="Times New Roman"/>
          <w:sz w:val="24"/>
          <w:szCs w:val="24"/>
        </w:rPr>
        <w:t>ina</w:t>
      </w:r>
      <w:r>
        <w:rPr>
          <w:rFonts w:ascii="Times New Roman" w:hAnsi="Times New Roman" w:eastAsia="等线" w:cs="Times New Roman"/>
          <w:sz w:val="24"/>
          <w:szCs w:val="24"/>
        </w:rPr>
        <w:t>lly, we compare the</w:t>
      </w:r>
      <w:r>
        <w:rPr>
          <w:rFonts w:ascii="Times New Roman" w:hAnsi="Times New Roman" w:eastAsia="等线" w:cs="Times New Roman"/>
          <w:color w:val="000000"/>
          <w:sz w:val="24"/>
          <w:szCs w:val="24"/>
          <w:shd w:val="clear" w:color="auto" w:fill="FFFFFF"/>
        </w:rPr>
        <w:t xml:space="preserve"> pareto front </w:t>
      </w:r>
      <w:r>
        <w:rPr>
          <w:rFonts w:ascii="Times New Roman" w:hAnsi="Times New Roman" w:eastAsia="等线" w:cs="Times New Roman"/>
          <w:sz w:val="24"/>
          <w:szCs w:val="24"/>
        </w:rPr>
        <w:t xml:space="preserve">of different algorithm using the optimal parameters with MMPDNB’s. As shown in </w:t>
      </w:r>
      <w:r>
        <w:rPr>
          <w:rFonts w:ascii="Times New Roman" w:hAnsi="Times New Roman" w:eastAsia="等线" w:cs="Times New Roman"/>
          <w:b/>
          <w:bCs/>
          <w:sz w:val="24"/>
          <w:szCs w:val="24"/>
        </w:rPr>
        <w:t>Fig. S11</w:t>
      </w:r>
      <w:r>
        <w:rPr>
          <w:rFonts w:ascii="Times New Roman" w:hAnsi="Times New Roman" w:eastAsia="等线" w:cs="Times New Roman"/>
          <w:sz w:val="24"/>
          <w:szCs w:val="24"/>
        </w:rPr>
        <w:t>, we find that MMPDNB</w:t>
      </w:r>
      <w:r>
        <w:rPr>
          <w:rFonts w:ascii="等线" w:hAnsi="等线" w:eastAsia="等线" w:cs="Times New Roman"/>
        </w:rPr>
        <w:t xml:space="preserve"> </w:t>
      </w:r>
      <w:r>
        <w:rPr>
          <w:rFonts w:ascii="Times New Roman" w:hAnsi="Times New Roman" w:eastAsia="等线" w:cs="Times New Roman"/>
          <w:sz w:val="24"/>
          <w:szCs w:val="24"/>
        </w:rPr>
        <w:t xml:space="preserve">has better results. </w:t>
      </w:r>
    </w:p>
    <w:p>
      <w:pPr>
        <w:spacing w:line="440" w:lineRule="exact"/>
        <w:ind w:firstLine="480" w:firstLineChars="200"/>
        <w:rPr>
          <w:rFonts w:ascii="Times New Roman" w:hAnsi="Times New Roman" w:cs="Times New Roman"/>
          <w:sz w:val="24"/>
          <w:szCs w:val="24"/>
        </w:rPr>
      </w:pPr>
      <w:r>
        <w:rPr>
          <w:rFonts w:ascii="Times New Roman" w:hAnsi="Times New Roman" w:cs="Times New Roman"/>
          <w:sz w:val="24"/>
          <w:szCs w:val="24"/>
        </w:rPr>
        <w:t>In add</w:t>
      </w:r>
      <w:r>
        <w:rPr>
          <w:rFonts w:ascii="Times New Roman" w:hAnsi="Times New Roman" w:cs="Times New Roman"/>
          <w:color w:val="000000" w:themeColor="text1"/>
          <w:sz w:val="24"/>
          <w:szCs w:val="24"/>
        </w:rPr>
        <w:t>ition,</w:t>
      </w:r>
      <w:r>
        <w:rPr>
          <w:rFonts w:ascii="Times New Roman" w:hAnsi="Times New Roman" w:cs="Times New Roman"/>
          <w:sz w:val="24"/>
          <w:szCs w:val="24"/>
        </w:rPr>
        <w:t xml:space="preserve"> we chose the </w:t>
      </w:r>
      <w:r>
        <w:rPr>
          <w:rFonts w:ascii="Times New Roman" w:hAnsi="Times New Roman" w:cs="Times New Roman"/>
          <w:color w:val="000000" w:themeColor="text1"/>
          <w:sz w:val="24"/>
          <w:szCs w:val="24"/>
        </w:rPr>
        <w:t xml:space="preserve">parameters corresponding the best results for these algorithms and </w:t>
      </w:r>
      <w:r>
        <w:rPr>
          <w:rFonts w:ascii="Times New Roman" w:hAnsi="Times New Roman" w:cs="Times New Roman"/>
          <w:sz w:val="24"/>
          <w:szCs w:val="24"/>
        </w:rPr>
        <w:t xml:space="preserve">compared the results of other algorithms with </w:t>
      </w:r>
      <w:r>
        <w:rPr>
          <w:rFonts w:hint="eastAsia" w:ascii="Times New Roman" w:hAnsi="Times New Roman" w:cs="Times New Roman"/>
          <w:sz w:val="24"/>
          <w:szCs w:val="24"/>
        </w:rPr>
        <w:t xml:space="preserve">those of </w:t>
      </w:r>
      <w:r>
        <w:rPr>
          <w:rFonts w:ascii="Times New Roman" w:hAnsi="Times New Roman" w:cs="Times New Roman"/>
          <w:sz w:val="24"/>
          <w:szCs w:val="24"/>
        </w:rPr>
        <w:t xml:space="preserve">MMPDNB on three cancer datasets. </w:t>
      </w:r>
      <w:r>
        <w:rPr>
          <w:rFonts w:ascii="Times New Roman" w:hAnsi="Times New Roman" w:cs="Times New Roman"/>
          <w:b/>
          <w:bCs/>
          <w:sz w:val="24"/>
          <w:szCs w:val="24"/>
        </w:rPr>
        <w:t>Fig</w:t>
      </w:r>
      <w:r>
        <w:rPr>
          <w:rFonts w:hint="eastAsia" w:ascii="Times New Roman" w:hAnsi="Times New Roman" w:cs="Times New Roman"/>
          <w:b/>
          <w:bCs/>
          <w:sz w:val="24"/>
          <w:szCs w:val="24"/>
        </w:rPr>
        <w:t>s</w:t>
      </w:r>
      <w:r>
        <w:rPr>
          <w:rFonts w:ascii="Times New Roman" w:hAnsi="Times New Roman" w:cs="Times New Roman"/>
          <w:b/>
          <w:bCs/>
          <w:sz w:val="24"/>
          <w:szCs w:val="24"/>
        </w:rPr>
        <w:t>. S12-14</w:t>
      </w:r>
      <w:r>
        <w:rPr>
          <w:rFonts w:ascii="Times New Roman" w:hAnsi="Times New Roman" w:cs="Times New Roman"/>
          <w:sz w:val="24"/>
          <w:szCs w:val="24"/>
        </w:rPr>
        <w:t xml:space="preserve"> shows that MMPDNB still has the optimal results from the three aspects of average IGD value, average HV value and the detection of early warning signals. </w:t>
      </w:r>
      <w:r>
        <w:rPr>
          <w:rFonts w:ascii="Times New Roman" w:hAnsi="Times New Roman" w:eastAsia="等线" w:cs="Times New Roman"/>
          <w:sz w:val="24"/>
          <w:szCs w:val="24"/>
        </w:rPr>
        <w:t xml:space="preserve">Therefore, the parameter setting of the algorithm has no effect on the result of the comparison between algorithms </w:t>
      </w:r>
      <w:r>
        <w:rPr>
          <w:rFonts w:ascii="Times New Roman" w:hAnsi="Times New Roman" w:cs="Times New Roman"/>
          <w:sz w:val="24"/>
          <w:szCs w:val="24"/>
        </w:rPr>
        <w:t xml:space="preserve">and the </w:t>
      </w:r>
      <w:r>
        <w:rPr>
          <w:rFonts w:hint="eastAsia" w:ascii="Times New Roman" w:hAnsi="Times New Roman" w:cs="Times New Roman"/>
          <w:sz w:val="24"/>
          <w:szCs w:val="24"/>
        </w:rPr>
        <w:t>setting</w:t>
      </w:r>
      <w:r>
        <w:rPr>
          <w:rFonts w:ascii="Times New Roman" w:hAnsi="Times New Roman" w:cs="Times New Roman"/>
          <w:sz w:val="24"/>
          <w:szCs w:val="24"/>
        </w:rPr>
        <w:t xml:space="preserve"> of parameters </w:t>
      </w:r>
      <w:r>
        <w:rPr>
          <w:rFonts w:hint="eastAsia" w:ascii="Times New Roman" w:hAnsi="Times New Roman" w:cs="Times New Roman"/>
          <w:sz w:val="24"/>
          <w:szCs w:val="24"/>
        </w:rPr>
        <w:t>in</w:t>
      </w:r>
      <w:r>
        <w:rPr>
          <w:rFonts w:ascii="Times New Roman" w:hAnsi="Times New Roman" w:cs="Times New Roman"/>
          <w:sz w:val="24"/>
          <w:szCs w:val="24"/>
        </w:rPr>
        <w:t xml:space="preserve"> the original paper is a suitable solution for this problem</w:t>
      </w:r>
      <w:r>
        <w:rPr>
          <w:rFonts w:hint="eastAsia" w:ascii="Times New Roman" w:hAnsi="Times New Roman" w:cs="Times New Roman"/>
          <w:sz w:val="24"/>
          <w:szCs w:val="24"/>
        </w:rPr>
        <w:t>.</w:t>
      </w:r>
      <w:bookmarkEnd w:id="19"/>
    </w:p>
    <w:p>
      <w:pPr>
        <w:spacing w:line="440" w:lineRule="exact"/>
        <w:jc w:val="center"/>
        <w:rPr>
          <w:rFonts w:ascii="Times New Roman" w:hAnsi="Times New Roman" w:cs="Times New Roman"/>
          <w:szCs w:val="21"/>
        </w:rPr>
      </w:pPr>
      <w:bookmarkStart w:id="20" w:name="_Hlk101018539"/>
      <w:r>
        <w:rPr>
          <w:rFonts w:ascii="Times New Roman" w:hAnsi="Times New Roman" w:cs="Times New Roman"/>
          <w:b/>
          <w:bCs/>
          <w:color w:val="000000" w:themeColor="text1"/>
          <w:szCs w:val="21"/>
        </w:rPr>
        <w:t xml:space="preserve">Table S5 </w:t>
      </w:r>
      <w:r>
        <w:rPr>
          <w:rFonts w:ascii="Times New Roman" w:hAnsi="Times New Roman" w:cs="Times New Roman"/>
          <w:color w:val="000000" w:themeColor="text1"/>
          <w:szCs w:val="21"/>
        </w:rPr>
        <w:t>The parameters of two multi-modal EAs</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376"/>
        <w:gridCol w:w="3305"/>
        <w:gridCol w:w="284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atLeast"/>
        </w:trPr>
        <w:tc>
          <w:tcPr>
            <w:tcW w:w="2376" w:type="dxa"/>
            <w:tcBorders>
              <w:top w:val="single" w:color="auto" w:sz="4" w:space="0"/>
              <w:bottom w:val="single" w:color="auto" w:sz="4" w:space="0"/>
            </w:tcBorders>
            <w:vAlign w:val="center"/>
          </w:tcPr>
          <w:p>
            <w:pPr>
              <w:spacing w:line="440" w:lineRule="exact"/>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Algorithms</w:t>
            </w:r>
          </w:p>
        </w:tc>
        <w:tc>
          <w:tcPr>
            <w:tcW w:w="3305" w:type="dxa"/>
            <w:tcBorders>
              <w:top w:val="single" w:color="auto" w:sz="4" w:space="0"/>
              <w:bottom w:val="single" w:color="auto" w:sz="4" w:space="0"/>
            </w:tcBorders>
            <w:vAlign w:val="center"/>
          </w:tcPr>
          <w:p>
            <w:pPr>
              <w:spacing w:line="440" w:lineRule="exact"/>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DN-NSGA-II</w:t>
            </w:r>
          </w:p>
        </w:tc>
        <w:tc>
          <w:tcPr>
            <w:tcW w:w="2841" w:type="dxa"/>
            <w:tcBorders>
              <w:top w:val="single" w:color="auto" w:sz="4" w:space="0"/>
              <w:bottom w:val="single" w:color="auto" w:sz="4" w:space="0"/>
            </w:tcBorders>
            <w:vAlign w:val="center"/>
          </w:tcPr>
          <w:p>
            <w:pPr>
              <w:spacing w:line="440" w:lineRule="exact"/>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MO_Ring_PSO_SCD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atLeast"/>
        </w:trPr>
        <w:tc>
          <w:tcPr>
            <w:tcW w:w="2376" w:type="dxa"/>
            <w:tcBorders>
              <w:top w:val="single" w:color="auto" w:sz="4" w:space="0"/>
              <w:bottom w:val="single" w:color="auto" w:sz="4" w:space="0"/>
            </w:tcBorders>
            <w:vAlign w:val="center"/>
          </w:tcPr>
          <w:p>
            <w:pPr>
              <w:spacing w:line="440" w:lineRule="exact"/>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Parameters</w:t>
            </w:r>
          </w:p>
        </w:tc>
        <w:tc>
          <w:tcPr>
            <w:tcW w:w="3305" w:type="dxa"/>
            <w:tcBorders>
              <w:top w:val="single" w:color="auto" w:sz="4" w:space="0"/>
              <w:bottom w:val="single" w:color="auto" w:sz="4" w:space="0"/>
            </w:tcBorders>
            <w:vAlign w:val="center"/>
          </w:tcPr>
          <w:p>
            <w:pPr>
              <w:spacing w:line="240" w:lineRule="atLeast"/>
              <w:rPr>
                <w:rFonts w:ascii="Times New Roman" w:hAnsi="Times New Roman" w:cs="Times New Roman"/>
                <w:sz w:val="18"/>
                <w:szCs w:val="18"/>
              </w:rPr>
            </w:pPr>
            <w:r>
              <w:rPr>
                <w:rFonts w:ascii="Times New Roman" w:hAnsi="Times New Roman" w:cs="Times New Roman"/>
                <w:sz w:val="18"/>
                <w:szCs w:val="18"/>
              </w:rPr>
              <w:t>The crossover probability</w:t>
            </w:r>
            <w:r>
              <w:rPr>
                <w:rFonts w:ascii="Times New Roman" w:hAnsi="Times New Roman" w:cs="Times New Roman"/>
                <w:position w:val="-10"/>
                <w:sz w:val="18"/>
                <w:szCs w:val="18"/>
              </w:rPr>
              <w:object>
                <v:shape id="_x0000_i1033" o:spt="75" type="#_x0000_t75" style="height:12.75pt;width:15pt;" o:ole="t" filled="f" o:preferrelative="t" stroked="f" coordsize="21600,21600">
                  <v:path/>
                  <v:fill on="f" focussize="0,0"/>
                  <v:stroke on="f" joinstyle="miter"/>
                  <v:imagedata r:id="rId28" o:title=""/>
                  <o:lock v:ext="edit" aspectratio="t"/>
                  <w10:wrap type="none"/>
                  <w10:anchorlock/>
                </v:shape>
                <o:OLEObject Type="Embed" ProgID="Equation.DSMT4" ShapeID="_x0000_i1033" DrawAspect="Content" ObjectID="_1468075733" r:id="rId27">
                  <o:LockedField>false</o:LockedField>
                </o:OLEObject>
              </w:object>
            </w:r>
          </w:p>
          <w:p>
            <w:pPr>
              <w:spacing w:line="240" w:lineRule="atLeast"/>
              <w:rPr>
                <w:rFonts w:ascii="Times New Roman" w:hAnsi="Times New Roman" w:cs="Times New Roman"/>
                <w:color w:val="000000" w:themeColor="text1"/>
                <w:sz w:val="18"/>
                <w:szCs w:val="18"/>
              </w:rPr>
            </w:pPr>
            <w:r>
              <w:rPr>
                <w:rFonts w:ascii="Times New Roman" w:hAnsi="Times New Roman" w:cs="Times New Roman"/>
                <w:sz w:val="18"/>
                <w:szCs w:val="18"/>
              </w:rPr>
              <w:t>The mutation probability</w:t>
            </w:r>
            <w:r>
              <w:rPr>
                <w:rFonts w:ascii="Times New Roman" w:hAnsi="Times New Roman" w:cs="Times New Roman"/>
                <w:position w:val="-10"/>
                <w:sz w:val="18"/>
                <w:szCs w:val="18"/>
              </w:rPr>
              <w:object>
                <v:shape id="_x0000_i1034" o:spt="75" type="#_x0000_t75" style="height:12.75pt;width:18pt;" o:ole="t" filled="f" o:preferrelative="t" stroked="f" coordsize="21600,21600">
                  <v:path/>
                  <v:fill on="f" focussize="0,0"/>
                  <v:stroke on="f" joinstyle="miter"/>
                  <v:imagedata r:id="rId30" o:title=""/>
                  <o:lock v:ext="edit" aspectratio="t"/>
                  <w10:wrap type="none"/>
                  <w10:anchorlock/>
                </v:shape>
                <o:OLEObject Type="Embed" ProgID="Equation.DSMT4" ShapeID="_x0000_i1034" DrawAspect="Content" ObjectID="_1468075734" r:id="rId29">
                  <o:LockedField>false</o:LockedField>
                </o:OLEObject>
              </w:object>
            </w:r>
          </w:p>
        </w:tc>
        <w:tc>
          <w:tcPr>
            <w:tcW w:w="2841" w:type="dxa"/>
            <w:tcBorders>
              <w:top w:val="single" w:color="auto" w:sz="4" w:space="0"/>
              <w:bottom w:val="single" w:color="auto" w:sz="4" w:space="0"/>
            </w:tcBorders>
            <w:vAlign w:val="center"/>
          </w:tcPr>
          <w:p>
            <w:pPr>
              <w:spacing w:line="240" w:lineRule="atLeast"/>
              <w:rPr>
                <w:rFonts w:ascii="Times New Roman" w:hAnsi="Times New Roman" w:cs="Times New Roman"/>
                <w:sz w:val="18"/>
                <w:szCs w:val="18"/>
              </w:rPr>
            </w:pPr>
            <w:r>
              <w:rPr>
                <w:rFonts w:ascii="Times New Roman" w:hAnsi="Times New Roman" w:cs="Times New Roman"/>
                <w:sz w:val="18"/>
                <w:szCs w:val="18"/>
              </w:rPr>
              <w:t xml:space="preserve">Inertia weight </w:t>
            </w:r>
            <w:r>
              <w:rPr>
                <w:rFonts w:ascii="Times New Roman" w:hAnsi="Times New Roman" w:cs="Times New Roman"/>
                <w:position w:val="-6"/>
                <w:sz w:val="18"/>
                <w:szCs w:val="18"/>
              </w:rPr>
              <w:object>
                <v:shape id="_x0000_i1035" o:spt="75" type="#_x0000_t75" style="height:9.75pt;width:9.75pt;" o:ole="t" filled="f" o:preferrelative="t" stroked="f" coordsize="21600,21600">
                  <v:path/>
                  <v:fill on="f" focussize="0,0"/>
                  <v:stroke on="f" joinstyle="miter"/>
                  <v:imagedata r:id="rId32" o:title=""/>
                  <o:lock v:ext="edit" aspectratio="t"/>
                  <w10:wrap type="none"/>
                  <w10:anchorlock/>
                </v:shape>
                <o:OLEObject Type="Embed" ProgID="Equation.DSMT4" ShapeID="_x0000_i1035" DrawAspect="Content" ObjectID="_1468075735" r:id="rId31">
                  <o:LockedField>false</o:LockedField>
                </o:OLEObject>
              </w:object>
            </w:r>
          </w:p>
          <w:p>
            <w:pPr>
              <w:spacing w:line="240" w:lineRule="atLeast"/>
              <w:rPr>
                <w:rFonts w:ascii="Times New Roman" w:hAnsi="Times New Roman" w:cs="Times New Roman"/>
                <w:sz w:val="18"/>
                <w:szCs w:val="18"/>
              </w:rPr>
            </w:pPr>
            <w:r>
              <w:rPr>
                <w:rFonts w:ascii="Times New Roman" w:hAnsi="Times New Roman" w:cs="Times New Roman"/>
                <w:sz w:val="18"/>
                <w:szCs w:val="18"/>
              </w:rPr>
              <w:t>Acceleration constants</w:t>
            </w:r>
            <w:r>
              <w:rPr>
                <w:rFonts w:ascii="Times New Roman" w:hAnsi="Times New Roman" w:cs="Times New Roman"/>
                <w:position w:val="-10"/>
                <w:sz w:val="18"/>
                <w:szCs w:val="18"/>
              </w:rPr>
              <w:object>
                <v:shape id="_x0000_i1036" o:spt="75" type="#_x0000_t75" style="height:15pt;width:9.75pt;" o:ole="t" filled="f" o:preferrelative="t" stroked="f" coordsize="21600,21600">
                  <v:path/>
                  <v:fill on="f" focussize="0,0"/>
                  <v:stroke on="f" joinstyle="miter"/>
                  <v:imagedata r:id="rId34" o:title=""/>
                  <o:lock v:ext="edit" aspectratio="t"/>
                  <w10:wrap type="none"/>
                  <w10:anchorlock/>
                </v:shape>
                <o:OLEObject Type="Embed" ProgID="Equation.DSMT4" ShapeID="_x0000_i1036" DrawAspect="Content" ObjectID="_1468075736" r:id="rId33">
                  <o:LockedField>false</o:LockedField>
                </o:OLEObject>
              </w:object>
            </w:r>
            <w:r>
              <w:rPr>
                <w:rFonts w:ascii="Times New Roman" w:hAnsi="Times New Roman" w:cs="Times New Roman"/>
                <w:sz w:val="18"/>
                <w:szCs w:val="18"/>
              </w:rPr>
              <w:t xml:space="preserve"> and </w:t>
            </w:r>
            <w:r>
              <w:rPr>
                <w:rFonts w:ascii="Times New Roman" w:hAnsi="Times New Roman" w:cs="Times New Roman"/>
                <w:position w:val="-10"/>
                <w:sz w:val="18"/>
                <w:szCs w:val="18"/>
              </w:rPr>
              <w:object>
                <v:shape id="_x0000_i1037" o:spt="75" type="#_x0000_t75" style="height:15pt;width:9.75pt;" o:ole="t" filled="f" o:preferrelative="t" stroked="f" coordsize="21600,21600">
                  <v:path/>
                  <v:fill on="f" focussize="0,0"/>
                  <v:stroke on="f" joinstyle="miter"/>
                  <v:imagedata r:id="rId36" o:title=""/>
                  <o:lock v:ext="edit" aspectratio="t"/>
                  <w10:wrap type="none"/>
                  <w10:anchorlock/>
                </v:shape>
                <o:OLEObject Type="Embed" ProgID="Equation.DSMT4" ShapeID="_x0000_i1037" DrawAspect="Content" ObjectID="_1468075737" r:id="rId35">
                  <o:LockedField>false</o:LockedField>
                </o:OLEObject>
              </w:object>
            </w:r>
          </w:p>
          <w:p>
            <w:pPr>
              <w:spacing w:line="240" w:lineRule="atLeast"/>
              <w:rPr>
                <w:rFonts w:ascii="Times New Roman" w:hAnsi="Times New Roman" w:cs="Times New Roman"/>
                <w:color w:val="000000" w:themeColor="text1"/>
                <w:sz w:val="18"/>
                <w:szCs w:val="18"/>
              </w:rPr>
            </w:pPr>
            <w:r>
              <w:rPr>
                <w:rFonts w:ascii="Times New Roman" w:hAnsi="Times New Roman" w:cs="Times New Roman"/>
                <w:sz w:val="18"/>
                <w:szCs w:val="18"/>
              </w:rPr>
              <w:t>The Ring topology size</w:t>
            </w:r>
            <w:r>
              <w:rPr>
                <w:rFonts w:ascii="Times New Roman" w:hAnsi="Times New Roman" w:cs="Times New Roman"/>
                <w:position w:val="-4"/>
                <w:sz w:val="18"/>
                <w:szCs w:val="18"/>
              </w:rPr>
              <w:object>
                <v:shape id="_x0000_i1038" o:spt="75" type="#_x0000_t75" style="height:9.75pt;width:21.75pt;" o:ole="t" filled="f" o:preferrelative="t" stroked="f" coordsize="21600,21600">
                  <v:path/>
                  <v:fill on="f" focussize="0,0"/>
                  <v:stroke on="f" joinstyle="miter"/>
                  <v:imagedata r:id="rId38" o:title=""/>
                  <o:lock v:ext="edit" aspectratio="t"/>
                  <w10:wrap type="none"/>
                  <w10:anchorlock/>
                </v:shape>
                <o:OLEObject Type="Embed" ProgID="Equation.DSMT4" ShapeID="_x0000_i1038" DrawAspect="Content" ObjectID="_1468075738" r:id="rId37">
                  <o:LockedField>false</o:LockedField>
                </o:OLEObject>
              </w:object>
            </w:r>
          </w:p>
        </w:tc>
      </w:tr>
      <w:bookmarkEnd w:id="20"/>
    </w:tbl>
    <w:p>
      <w:pPr>
        <w:spacing w:line="440" w:lineRule="exact"/>
        <w:rPr>
          <w:rFonts w:ascii="Times New Roman" w:hAnsi="Times New Roman" w:eastAsia="等线" w:cs="Times New Roman"/>
          <w:sz w:val="24"/>
          <w:szCs w:val="24"/>
        </w:rPr>
      </w:pPr>
    </w:p>
    <w:p>
      <w:pPr>
        <w:rPr>
          <w:rFonts w:ascii="Times New Roman" w:hAnsi="Times New Roman" w:cs="Times New Roman"/>
          <w:color w:val="00B0F0"/>
          <w:sz w:val="24"/>
          <w:szCs w:val="24"/>
          <w:shd w:val="clear" w:color="auto" w:fill="FFFFFF"/>
        </w:rPr>
      </w:pPr>
      <w:r>
        <w:rPr>
          <w:rFonts w:ascii="Times New Roman" w:hAnsi="Times New Roman" w:cs="Times New Roman"/>
          <w:color w:val="00B0F0"/>
          <w:sz w:val="24"/>
          <w:szCs w:val="24"/>
          <w:shd w:val="clear" w:color="auto" w:fill="FFFFFF"/>
        </w:rPr>
        <w:drawing>
          <wp:inline distT="0" distB="0" distL="0" distR="0">
            <wp:extent cx="5274310" cy="198437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1984375"/>
                    </a:xfrm>
                    <a:prstGeom prst="rect">
                      <a:avLst/>
                    </a:prstGeom>
                  </pic:spPr>
                </pic:pic>
              </a:graphicData>
            </a:graphic>
          </wp:inline>
        </w:drawing>
      </w:r>
    </w:p>
    <w:p>
      <w:pPr>
        <w:spacing w:line="340" w:lineRule="exact"/>
        <w:rPr>
          <w:rFonts w:ascii="Times New Roman" w:hAnsi="Times New Roman" w:cs="Times New Roman"/>
          <w:color w:val="000000" w:themeColor="text1"/>
          <w:szCs w:val="21"/>
        </w:rPr>
      </w:pPr>
      <w:r>
        <w:rPr>
          <w:rFonts w:ascii="Times New Roman" w:hAnsi="Times New Roman" w:cs="Times New Roman"/>
          <w:b/>
          <w:bCs/>
        </w:rPr>
        <w:t>Fig.</w:t>
      </w:r>
      <w:r>
        <w:rPr>
          <w:rFonts w:ascii="Times New Roman" w:hAnsi="Times New Roman" w:cs="Times New Roman"/>
        </w:rPr>
        <w:t xml:space="preserve"> </w:t>
      </w:r>
      <w:r>
        <w:rPr>
          <w:rFonts w:ascii="Times New Roman" w:hAnsi="Times New Roman" w:cs="Times New Roman"/>
          <w:b/>
          <w:bCs/>
        </w:rPr>
        <w:t>S10</w:t>
      </w:r>
      <w:r>
        <w:rPr>
          <w:rFonts w:ascii="Times New Roman" w:hAnsi="Times New Roman" w:cs="Times New Roman"/>
        </w:rPr>
        <w:t xml:space="preserve"> </w:t>
      </w:r>
      <w:r>
        <w:rPr>
          <w:rFonts w:ascii="Times New Roman" w:hAnsi="Times New Roman" w:cs="Times New Roman"/>
          <w:b/>
          <w:bCs/>
          <w:szCs w:val="21"/>
        </w:rPr>
        <w:t xml:space="preserve">The early warning score of other algorithms with different </w:t>
      </w:r>
      <w:r>
        <w:rPr>
          <w:rFonts w:hint="eastAsia" w:ascii="Times New Roman" w:hAnsi="Times New Roman" w:cs="Times New Roman"/>
          <w:b/>
          <w:bCs/>
          <w:szCs w:val="21"/>
        </w:rPr>
        <w:t xml:space="preserve">particular </w:t>
      </w:r>
      <w:r>
        <w:rPr>
          <w:rFonts w:ascii="Times New Roman" w:hAnsi="Times New Roman" w:cs="Times New Roman"/>
          <w:b/>
          <w:bCs/>
          <w:szCs w:val="21"/>
        </w:rPr>
        <w:t>parameter settings.</w:t>
      </w:r>
      <w:r>
        <w:rPr>
          <w:rFonts w:ascii="Times New Roman" w:hAnsi="Times New Roman" w:cs="Times New Roman"/>
          <w:szCs w:val="21"/>
        </w:rPr>
        <w:t xml:space="preserve"> It should be pointed out that the vertical axis is </w:t>
      </w:r>
      <w:r>
        <w:rPr>
          <w:rFonts w:ascii="Times New Roman" w:hAnsi="Times New Roman" w:cs="Times New Roman"/>
          <w:position w:val="-10"/>
          <w:szCs w:val="21"/>
        </w:rPr>
        <w:object>
          <v:shape id="_x0000_i1039" o:spt="75" type="#_x0000_t75" style="height:15.75pt;width:87.75pt;" o:ole="t" filled="f" o:preferrelative="t" stroked="f" coordsize="21600,21600">
            <v:path/>
            <v:fill on="f" focussize="0,0"/>
            <v:stroke on="f" joinstyle="miter"/>
            <v:imagedata r:id="rId41" o:title=""/>
            <o:lock v:ext="edit" aspectratio="t"/>
            <w10:wrap type="none"/>
            <w10:anchorlock/>
          </v:shape>
          <o:OLEObject Type="Embed" ProgID="Equation.DSMT4" ShapeID="_x0000_i1039" DrawAspect="Content" ObjectID="_1468075739" r:id="rId40">
            <o:LockedField>false</o:LockedField>
          </o:OLEObject>
        </w:object>
      </w:r>
      <w:r>
        <w:rPr>
          <w:rFonts w:ascii="Times New Roman" w:hAnsi="Times New Roman" w:cs="Times New Roman"/>
          <w:szCs w:val="21"/>
        </w:rPr>
        <w:t>. (</w:t>
      </w:r>
      <w:r>
        <w:rPr>
          <w:rFonts w:ascii="Times New Roman" w:hAnsi="Times New Roman" w:cs="Times New Roman"/>
          <w:b/>
          <w:bCs/>
          <w:szCs w:val="21"/>
        </w:rPr>
        <w:t>A-B</w:t>
      </w:r>
      <w:r>
        <w:rPr>
          <w:rFonts w:ascii="Times New Roman" w:hAnsi="Times New Roman" w:cs="Times New Roman"/>
          <w:szCs w:val="21"/>
        </w:rPr>
        <w:t xml:space="preserve">) The average early warning score of PDNB identified by DN-NSGA-II with different parameters </w:t>
      </w:r>
      <w:r>
        <w:rPr>
          <w:rFonts w:ascii="Times New Roman" w:hAnsi="Times New Roman" w:cs="Times New Roman"/>
          <w:color w:val="000000" w:themeColor="text1"/>
          <w:position w:val="-10"/>
          <w:szCs w:val="21"/>
        </w:rPr>
        <w:object>
          <v:shape id="_x0000_i1040" o:spt="75" type="#_x0000_t75" style="height:13.5pt;width:17.25pt;" o:ole="t" filled="f" o:preferrelative="t" stroked="f" coordsize="21600,21600">
            <v:path/>
            <v:fill on="f" focussize="0,0"/>
            <v:stroke on="f" joinstyle="miter"/>
            <v:imagedata r:id="rId43" o:title=""/>
            <o:lock v:ext="edit" aspectratio="t"/>
            <w10:wrap type="none"/>
            <w10:anchorlock/>
          </v:shape>
          <o:OLEObject Type="Embed" ProgID="Equation.DSMT4" ShapeID="_x0000_i1040" DrawAspect="Content" ObjectID="_1468075740" r:id="rId42">
            <o:LockedField>false</o:LockedField>
          </o:OLEObject>
        </w:object>
      </w:r>
      <w:r>
        <w:rPr>
          <w:rFonts w:ascii="Times New Roman" w:hAnsi="Times New Roman" w:cs="Times New Roman"/>
          <w:color w:val="000000" w:themeColor="text1"/>
          <w:szCs w:val="21"/>
        </w:rPr>
        <w:t xml:space="preserve"> and </w:t>
      </w:r>
      <w:r>
        <w:rPr>
          <w:rFonts w:ascii="Times New Roman" w:hAnsi="Times New Roman" w:cs="Times New Roman"/>
          <w:color w:val="000000" w:themeColor="text1"/>
          <w:position w:val="-10"/>
          <w:szCs w:val="21"/>
        </w:rPr>
        <w:object>
          <v:shape id="_x0000_i1041" o:spt="75" type="#_x0000_t75" style="height:13.5pt;width:17.25pt;" o:ole="t" filled="f" o:preferrelative="t" stroked="f" coordsize="21600,21600">
            <v:path/>
            <v:fill on="f" focussize="0,0"/>
            <v:stroke on="f" joinstyle="miter"/>
            <v:imagedata r:id="rId45" o:title=""/>
            <o:lock v:ext="edit" aspectratio="t"/>
            <w10:wrap type="none"/>
            <w10:anchorlock/>
          </v:shape>
          <o:OLEObject Type="Embed" ProgID="Equation.DSMT4" ShapeID="_x0000_i1041" DrawAspect="Content" ObjectID="_1468075741" r:id="rId44">
            <o:LockedField>false</o:LockedField>
          </o:OLEObject>
        </w:object>
      </w:r>
      <w:r>
        <w:rPr>
          <w:rFonts w:ascii="Times New Roman" w:hAnsi="Times New Roman" w:cs="Times New Roman"/>
          <w:color w:val="000000" w:themeColor="text1"/>
          <w:szCs w:val="21"/>
        </w:rPr>
        <w:t xml:space="preserve">. </w:t>
      </w:r>
      <w:r>
        <w:rPr>
          <w:rFonts w:ascii="Times New Roman" w:hAnsi="Times New Roman" w:cs="Times New Roman"/>
          <w:szCs w:val="21"/>
        </w:rPr>
        <w:t>(</w:t>
      </w:r>
      <w:r>
        <w:rPr>
          <w:rFonts w:ascii="Times New Roman" w:hAnsi="Times New Roman" w:cs="Times New Roman"/>
          <w:b/>
          <w:bCs/>
          <w:szCs w:val="21"/>
        </w:rPr>
        <w:t>C-F</w:t>
      </w:r>
      <w:r>
        <w:rPr>
          <w:rFonts w:ascii="Times New Roman" w:hAnsi="Times New Roman" w:cs="Times New Roman"/>
          <w:szCs w:val="21"/>
        </w:rPr>
        <w:t xml:space="preserve">) The average early warning score of PDNB identified by </w:t>
      </w:r>
      <w:r>
        <w:rPr>
          <w:rFonts w:ascii="Times New Roman" w:hAnsi="Times New Roman" w:cs="Times New Roman"/>
          <w:color w:val="000000" w:themeColor="text1"/>
          <w:szCs w:val="21"/>
        </w:rPr>
        <w:t>MO_Ring_PSO_SCD</w:t>
      </w:r>
      <w:r>
        <w:rPr>
          <w:rFonts w:ascii="Times New Roman" w:hAnsi="Times New Roman" w:cs="Times New Roman"/>
          <w:szCs w:val="21"/>
        </w:rPr>
        <w:t xml:space="preserve"> with different parameters  </w:t>
      </w:r>
      <w:r>
        <w:rPr>
          <w:rFonts w:ascii="Times New Roman" w:hAnsi="Times New Roman" w:cs="Times New Roman"/>
          <w:position w:val="-6"/>
          <w:szCs w:val="21"/>
        </w:rPr>
        <w:object>
          <v:shape id="_x0000_i1042" o:spt="75" type="#_x0000_t75" style="height:9.75pt;width:9.75pt;" o:ole="t" filled="f" o:preferrelative="t" stroked="f" coordsize="21600,21600">
            <v:path/>
            <v:fill on="f" focussize="0,0"/>
            <v:stroke on="f" joinstyle="miter"/>
            <v:imagedata r:id="rId32" o:title=""/>
            <o:lock v:ext="edit" aspectratio="t"/>
            <w10:wrap type="none"/>
            <w10:anchorlock/>
          </v:shape>
          <o:OLEObject Type="Embed" ProgID="Equation.DSMT4" ShapeID="_x0000_i1042" DrawAspect="Content" ObjectID="_1468075742" r:id="rId46">
            <o:LockedField>false</o:LockedField>
          </o:OLEObject>
        </w:object>
      </w:r>
      <w:r>
        <w:rPr>
          <w:rFonts w:ascii="Times New Roman" w:hAnsi="Times New Roman" w:cs="Times New Roman"/>
          <w:color w:val="000000" w:themeColor="text1"/>
          <w:szCs w:val="21"/>
        </w:rPr>
        <w:t xml:space="preserve">, </w:t>
      </w:r>
      <w:r>
        <w:rPr>
          <w:rFonts w:ascii="Times New Roman" w:hAnsi="Times New Roman" w:cs="Times New Roman"/>
          <w:color w:val="000000" w:themeColor="text1"/>
          <w:position w:val="-10"/>
          <w:szCs w:val="21"/>
        </w:rPr>
        <w:object>
          <v:shape id="_x0000_i1043" o:spt="75" type="#_x0000_t75" style="height:15.75pt;width:11.25pt;" o:ole="t" filled="f" o:preferrelative="t" stroked="f" coordsize="21600,21600">
            <v:path/>
            <v:fill on="f" focussize="0,0"/>
            <v:stroke on="f" joinstyle="miter"/>
            <v:imagedata r:id="rId48" o:title=""/>
            <o:lock v:ext="edit" aspectratio="t"/>
            <w10:wrap type="none"/>
            <w10:anchorlock/>
          </v:shape>
          <o:OLEObject Type="Embed" ProgID="Equation.DSMT4" ShapeID="_x0000_i1043" DrawAspect="Content" ObjectID="_1468075743" r:id="rId47">
            <o:LockedField>false</o:LockedField>
          </o:OLEObject>
        </w:object>
      </w:r>
      <w:r>
        <w:rPr>
          <w:rFonts w:ascii="Times New Roman" w:hAnsi="Times New Roman" w:cs="Times New Roman"/>
          <w:color w:val="000000" w:themeColor="text1"/>
          <w:szCs w:val="21"/>
        </w:rPr>
        <w:t xml:space="preserve">, </w:t>
      </w:r>
      <w:r>
        <w:rPr>
          <w:rFonts w:ascii="Times New Roman" w:hAnsi="Times New Roman" w:cs="Times New Roman"/>
          <w:color w:val="000000" w:themeColor="text1"/>
          <w:position w:val="-10"/>
          <w:szCs w:val="21"/>
        </w:rPr>
        <w:object>
          <v:shape id="_x0000_i1044" o:spt="75" type="#_x0000_t75" style="height:15.75pt;width:13.5pt;" o:ole="t" filled="f" o:preferrelative="t" stroked="f" coordsize="21600,21600">
            <v:path/>
            <v:fill on="f" focussize="0,0"/>
            <v:stroke on="f" joinstyle="miter"/>
            <v:imagedata r:id="rId50" o:title=""/>
            <o:lock v:ext="edit" aspectratio="t"/>
            <w10:wrap type="none"/>
            <w10:anchorlock/>
          </v:shape>
          <o:OLEObject Type="Embed" ProgID="Equation.DSMT4" ShapeID="_x0000_i1044" DrawAspect="Content" ObjectID="_1468075744" r:id="rId49">
            <o:LockedField>false</o:LockedField>
          </o:OLEObject>
        </w:object>
      </w:r>
      <w:r>
        <w:rPr>
          <w:rFonts w:ascii="Times New Roman" w:hAnsi="Times New Roman" w:cs="Times New Roman"/>
          <w:color w:val="000000" w:themeColor="text1"/>
          <w:szCs w:val="21"/>
        </w:rPr>
        <w:t xml:space="preserve">, and </w:t>
      </w:r>
      <w:r>
        <w:rPr>
          <w:rFonts w:ascii="Times New Roman" w:hAnsi="Times New Roman" w:cs="Times New Roman"/>
          <w:color w:val="000000" w:themeColor="text1"/>
          <w:position w:val="-4"/>
          <w:szCs w:val="21"/>
        </w:rPr>
        <w:object>
          <v:shape id="_x0000_i1045" o:spt="75" type="#_x0000_t75" style="height:11.25pt;width:22.5pt;" o:ole="t" filled="f" o:preferrelative="t" stroked="f" coordsize="21600,21600">
            <v:path/>
            <v:fill on="f" focussize="0,0"/>
            <v:stroke on="f" joinstyle="miter"/>
            <v:imagedata r:id="rId52" o:title=""/>
            <o:lock v:ext="edit" aspectratio="t"/>
            <w10:wrap type="none"/>
            <w10:anchorlock/>
          </v:shape>
          <o:OLEObject Type="Embed" ProgID="Equation.DSMT4" ShapeID="_x0000_i1045" DrawAspect="Content" ObjectID="_1468075745" r:id="rId51">
            <o:LockedField>false</o:LockedField>
          </o:OLEObject>
        </w:object>
      </w:r>
      <w:r>
        <w:rPr>
          <w:rFonts w:ascii="Times New Roman" w:hAnsi="Times New Roman" w:cs="Times New Roman"/>
          <w:color w:val="000000" w:themeColor="text1"/>
          <w:szCs w:val="21"/>
        </w:rPr>
        <w:t>.</w:t>
      </w:r>
    </w:p>
    <w:p>
      <w:pPr>
        <w:jc w:val="left"/>
        <w:rPr>
          <w:rFonts w:ascii="Times New Roman" w:hAnsi="Times New Roman" w:cs="Times New Roman"/>
          <w:sz w:val="24"/>
          <w:szCs w:val="24"/>
        </w:rPr>
      </w:pPr>
      <w:r>
        <w:rPr>
          <w:rFonts w:ascii="Times New Roman" w:hAnsi="Times New Roman" w:cs="Times New Roman"/>
          <w:sz w:val="24"/>
          <w:szCs w:val="24"/>
        </w:rPr>
        <w:drawing>
          <wp:inline distT="0" distB="0" distL="0" distR="0">
            <wp:extent cx="5274310" cy="33458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74310" cy="3345815"/>
                    </a:xfrm>
                    <a:prstGeom prst="rect">
                      <a:avLst/>
                    </a:prstGeom>
                  </pic:spPr>
                </pic:pic>
              </a:graphicData>
            </a:graphic>
          </wp:inline>
        </w:drawing>
      </w:r>
    </w:p>
    <w:p>
      <w:pPr>
        <w:jc w:val="left"/>
        <w:rPr>
          <w:rFonts w:ascii="Times New Roman" w:hAnsi="Times New Roman" w:cs="Times New Roman"/>
          <w:sz w:val="24"/>
          <w:szCs w:val="24"/>
        </w:rPr>
      </w:pPr>
      <w:r>
        <w:rPr>
          <w:rFonts w:ascii="Times New Roman" w:hAnsi="Times New Roman" w:cs="Times New Roman"/>
          <w:b/>
          <w:bCs/>
        </w:rPr>
        <w:t>Fig. S11</w:t>
      </w:r>
      <w:r>
        <w:rPr>
          <w:rFonts w:hint="eastAsia" w:ascii="Times New Roman" w:hAnsi="Times New Roman" w:cs="Times New Roman"/>
          <w:b/>
          <w:bCs/>
          <w:sz w:val="24"/>
          <w:szCs w:val="24"/>
        </w:rPr>
        <w:t xml:space="preserve"> </w:t>
      </w:r>
      <w:r>
        <w:rPr>
          <w:rFonts w:ascii="Times New Roman" w:hAnsi="Times New Roman" w:cs="Times New Roman"/>
          <w:sz w:val="24"/>
          <w:szCs w:val="24"/>
        </w:rPr>
        <w:t>The Pareto front of different algorithms under optimal parameter setting.</w:t>
      </w:r>
    </w:p>
    <w:p>
      <w:pPr>
        <w:jc w:val="left"/>
        <w:rPr>
          <w:rFonts w:ascii="Times New Roman" w:hAnsi="Times New Roman" w:cs="Times New Roman"/>
          <w:b/>
          <w:bCs/>
          <w:sz w:val="24"/>
          <w:szCs w:val="24"/>
        </w:rPr>
      </w:pPr>
    </w:p>
    <w:p>
      <w:pPr>
        <w:rPr>
          <w:rFonts w:ascii="Times New Roman" w:hAnsi="Times New Roman" w:cs="Times New Roman"/>
          <w:color w:val="00B0F0"/>
          <w:sz w:val="24"/>
          <w:szCs w:val="24"/>
          <w:shd w:val="clear" w:color="auto" w:fill="FFFFFF"/>
        </w:rPr>
      </w:pPr>
      <w:r>
        <w:rPr>
          <w:rFonts w:ascii="Times New Roman" w:hAnsi="Times New Roman" w:cs="Times New Roman"/>
          <w:color w:val="00B0F0"/>
          <w:sz w:val="24"/>
          <w:szCs w:val="24"/>
          <w:shd w:val="clear" w:color="auto" w:fill="FFFFFF"/>
        </w:rPr>
        <w:drawing>
          <wp:inline distT="0" distB="0" distL="0" distR="0">
            <wp:extent cx="5144770" cy="1235075"/>
            <wp:effectExtent l="0" t="0" r="1778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144770" cy="1235075"/>
                    </a:xfrm>
                    <a:prstGeom prst="rect">
                      <a:avLst/>
                    </a:prstGeom>
                  </pic:spPr>
                </pic:pic>
              </a:graphicData>
            </a:graphic>
          </wp:inline>
        </w:drawing>
      </w:r>
    </w:p>
    <w:p>
      <w:pPr>
        <w:rPr>
          <w:rFonts w:ascii="Times New Roman" w:hAnsi="Times New Roman" w:cs="Times New Roman"/>
        </w:rPr>
      </w:pPr>
      <w:r>
        <w:rPr>
          <w:rFonts w:ascii="Times New Roman" w:hAnsi="Times New Roman" w:cs="Times New Roman"/>
          <w:b/>
          <w:bCs/>
        </w:rPr>
        <w:t>Fig. S12 The comparison results of other algorithms using optimal parameters and MMPDNB on IGD values.</w:t>
      </w:r>
      <w:r>
        <w:rPr>
          <w:rFonts w:ascii="Times New Roman" w:hAnsi="Times New Roman" w:cs="Times New Roman"/>
        </w:rPr>
        <w:t xml:space="preserve"> (</w:t>
      </w:r>
      <w:r>
        <w:rPr>
          <w:rFonts w:ascii="Times New Roman" w:hAnsi="Times New Roman" w:cs="Times New Roman"/>
          <w:b/>
          <w:bCs/>
        </w:rPr>
        <w:t>A-C</w:t>
      </w:r>
      <w:r>
        <w:rPr>
          <w:rFonts w:ascii="Times New Roman" w:hAnsi="Times New Roman" w:cs="Times New Roman"/>
        </w:rPr>
        <w:t>) The box</w:t>
      </w:r>
      <w:r>
        <w:rPr>
          <w:rFonts w:hint="eastAsia" w:ascii="Times New Roman" w:hAnsi="Times New Roman" w:cs="Times New Roman"/>
        </w:rPr>
        <w:t>-</w:t>
      </w:r>
      <w:r>
        <w:rPr>
          <w:rFonts w:ascii="Times New Roman" w:hAnsi="Times New Roman" w:cs="Times New Roman"/>
        </w:rPr>
        <w:t>plot of IGD index of three multi-modal EAs on (</w:t>
      </w:r>
      <w:r>
        <w:rPr>
          <w:rFonts w:ascii="Times New Roman" w:hAnsi="Times New Roman" w:cs="Times New Roman"/>
          <w:b/>
          <w:bCs/>
        </w:rPr>
        <w:t>A</w:t>
      </w:r>
      <w:r>
        <w:rPr>
          <w:rFonts w:ascii="Times New Roman" w:hAnsi="Times New Roman" w:cs="Times New Roman"/>
        </w:rPr>
        <w:t>) BRCA, (</w:t>
      </w:r>
      <w:r>
        <w:rPr>
          <w:rFonts w:ascii="Times New Roman" w:hAnsi="Times New Roman" w:cs="Times New Roman"/>
          <w:b/>
          <w:bCs/>
        </w:rPr>
        <w:t>B</w:t>
      </w:r>
      <w:r>
        <w:rPr>
          <w:rFonts w:ascii="Times New Roman" w:hAnsi="Times New Roman" w:cs="Times New Roman"/>
        </w:rPr>
        <w:t>) LUSC, and (</w:t>
      </w:r>
      <w:r>
        <w:rPr>
          <w:rFonts w:ascii="Times New Roman" w:hAnsi="Times New Roman" w:cs="Times New Roman"/>
          <w:b/>
          <w:bCs/>
        </w:rPr>
        <w:t>C</w:t>
      </w:r>
      <w:r>
        <w:rPr>
          <w:rFonts w:ascii="Times New Roman" w:hAnsi="Times New Roman" w:cs="Times New Roman"/>
        </w:rPr>
        <w:t>) LUAD cancer datasets.</w:t>
      </w:r>
    </w:p>
    <w:p>
      <w:pPr>
        <w:rPr>
          <w:rFonts w:ascii="Times New Roman" w:hAnsi="Times New Roman" w:cs="Times New Roman"/>
          <w:color w:val="00B0F0"/>
          <w:sz w:val="24"/>
          <w:szCs w:val="24"/>
          <w:shd w:val="clear" w:color="auto" w:fill="FFFFFF"/>
        </w:rPr>
      </w:pPr>
    </w:p>
    <w:p>
      <w:pPr>
        <w:rPr>
          <w:rFonts w:ascii="Times New Roman" w:hAnsi="Times New Roman" w:cs="Times New Roman"/>
          <w:color w:val="00B0F0"/>
          <w:sz w:val="24"/>
          <w:szCs w:val="24"/>
          <w:shd w:val="clear" w:color="auto" w:fill="FFFFFF"/>
        </w:rPr>
      </w:pPr>
      <w:r>
        <w:rPr>
          <w:rFonts w:ascii="Times New Roman" w:hAnsi="Times New Roman" w:cs="Times New Roman"/>
          <w:color w:val="00B0F0"/>
          <w:sz w:val="24"/>
          <w:szCs w:val="24"/>
          <w:shd w:val="clear" w:color="auto" w:fill="FFFFFF"/>
        </w:rPr>
        <w:drawing>
          <wp:inline distT="0" distB="0" distL="0" distR="0">
            <wp:extent cx="5125085" cy="1229360"/>
            <wp:effectExtent l="0" t="0" r="18415"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125085" cy="1229360"/>
                    </a:xfrm>
                    <a:prstGeom prst="rect">
                      <a:avLst/>
                    </a:prstGeom>
                  </pic:spPr>
                </pic:pic>
              </a:graphicData>
            </a:graphic>
          </wp:inline>
        </w:drawing>
      </w:r>
    </w:p>
    <w:p>
      <w:pPr>
        <w:rPr>
          <w:rFonts w:ascii="Times New Roman" w:hAnsi="Times New Roman" w:cs="Times New Roman"/>
          <w:color w:val="00B0F0"/>
          <w:sz w:val="24"/>
          <w:szCs w:val="24"/>
          <w:shd w:val="clear" w:color="auto" w:fill="FFFFFF"/>
        </w:rPr>
      </w:pPr>
      <w:r>
        <w:rPr>
          <w:rFonts w:ascii="Times New Roman" w:hAnsi="Times New Roman" w:cs="Times New Roman"/>
          <w:b/>
          <w:bCs/>
        </w:rPr>
        <w:t>Fig. S13</w:t>
      </w:r>
      <w:r>
        <w:rPr>
          <w:rFonts w:ascii="Times New Roman" w:hAnsi="Times New Roman" w:cs="Times New Roman"/>
        </w:rPr>
        <w:t xml:space="preserve"> </w:t>
      </w:r>
      <w:r>
        <w:rPr>
          <w:rFonts w:ascii="Times New Roman" w:hAnsi="Times New Roman" w:cs="Times New Roman"/>
          <w:b/>
          <w:bCs/>
        </w:rPr>
        <w:t>The comparison results of other algorithms using optimal parameters and MMPDNB on HV values.</w:t>
      </w:r>
      <w:r>
        <w:rPr>
          <w:rFonts w:ascii="Times New Roman" w:hAnsi="Times New Roman" w:cs="Times New Roman"/>
        </w:rPr>
        <w:t xml:space="preserve"> (</w:t>
      </w:r>
      <w:r>
        <w:rPr>
          <w:rFonts w:ascii="Times New Roman" w:hAnsi="Times New Roman" w:cs="Times New Roman"/>
          <w:b/>
          <w:bCs/>
        </w:rPr>
        <w:t>A-C</w:t>
      </w:r>
      <w:r>
        <w:rPr>
          <w:rFonts w:ascii="Times New Roman" w:hAnsi="Times New Roman" w:cs="Times New Roman"/>
        </w:rPr>
        <w:t>) The box</w:t>
      </w:r>
      <w:r>
        <w:rPr>
          <w:rFonts w:hint="eastAsia" w:ascii="Times New Roman" w:hAnsi="Times New Roman" w:cs="Times New Roman"/>
        </w:rPr>
        <w:t>-</w:t>
      </w:r>
      <w:r>
        <w:rPr>
          <w:rFonts w:ascii="Times New Roman" w:hAnsi="Times New Roman" w:cs="Times New Roman"/>
        </w:rPr>
        <w:t>plot of HV index of three multi-modal EAs on (</w:t>
      </w:r>
      <w:r>
        <w:rPr>
          <w:rFonts w:ascii="Times New Roman" w:hAnsi="Times New Roman" w:cs="Times New Roman"/>
          <w:b/>
          <w:bCs/>
        </w:rPr>
        <w:t>A</w:t>
      </w:r>
      <w:r>
        <w:rPr>
          <w:rFonts w:ascii="Times New Roman" w:hAnsi="Times New Roman" w:cs="Times New Roman"/>
        </w:rPr>
        <w:t>) BRCA, (</w:t>
      </w:r>
      <w:r>
        <w:rPr>
          <w:rFonts w:ascii="Times New Roman" w:hAnsi="Times New Roman" w:cs="Times New Roman"/>
          <w:b/>
          <w:bCs/>
        </w:rPr>
        <w:t>B</w:t>
      </w:r>
      <w:r>
        <w:rPr>
          <w:rFonts w:ascii="Times New Roman" w:hAnsi="Times New Roman" w:cs="Times New Roman"/>
        </w:rPr>
        <w:t>) LUSC, and (</w:t>
      </w:r>
      <w:r>
        <w:rPr>
          <w:rFonts w:ascii="Times New Roman" w:hAnsi="Times New Roman" w:cs="Times New Roman"/>
          <w:b/>
          <w:bCs/>
        </w:rPr>
        <w:t>C</w:t>
      </w:r>
      <w:r>
        <w:rPr>
          <w:rFonts w:ascii="Times New Roman" w:hAnsi="Times New Roman" w:cs="Times New Roman"/>
        </w:rPr>
        <w:t>) LUAD cancer datasets.</w:t>
      </w:r>
    </w:p>
    <w:p>
      <w:pPr>
        <w:rPr>
          <w:rFonts w:ascii="Times New Roman" w:hAnsi="Times New Roman" w:cs="Times New Roman"/>
          <w:color w:val="00B0F0"/>
          <w:sz w:val="24"/>
          <w:szCs w:val="24"/>
          <w:shd w:val="clear" w:color="auto" w:fill="FFFFFF"/>
        </w:rPr>
      </w:pPr>
      <w:r>
        <w:rPr>
          <w:rFonts w:ascii="Times New Roman" w:hAnsi="Times New Roman" w:cs="Times New Roman"/>
          <w:color w:val="00B0F0"/>
          <w:sz w:val="24"/>
          <w:szCs w:val="24"/>
          <w:shd w:val="clear" w:color="auto" w:fill="FFFFFF"/>
        </w:rPr>
        <w:drawing>
          <wp:inline distT="0" distB="0" distL="0" distR="0">
            <wp:extent cx="5097780" cy="1341120"/>
            <wp:effectExtent l="0" t="0" r="7620" b="1143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097780" cy="1341120"/>
                    </a:xfrm>
                    <a:prstGeom prst="rect">
                      <a:avLst/>
                    </a:prstGeom>
                  </pic:spPr>
                </pic:pic>
              </a:graphicData>
            </a:graphic>
          </wp:inline>
        </w:drawing>
      </w:r>
    </w:p>
    <w:p>
      <w:pPr>
        <w:rPr>
          <w:rFonts w:ascii="Times New Roman" w:hAnsi="Times New Roman" w:cs="Times New Roman"/>
        </w:rPr>
      </w:pPr>
      <w:r>
        <w:rPr>
          <w:rFonts w:ascii="Times New Roman" w:hAnsi="Times New Roman" w:cs="Times New Roman"/>
          <w:b/>
          <w:bCs/>
        </w:rPr>
        <w:t>Fig. S14</w:t>
      </w:r>
      <w:r>
        <w:rPr>
          <w:rFonts w:ascii="Times New Roman" w:hAnsi="Times New Roman" w:cs="Times New Roman"/>
        </w:rPr>
        <w:t xml:space="preserve"> </w:t>
      </w:r>
      <w:r>
        <w:rPr>
          <w:rFonts w:ascii="Times New Roman" w:hAnsi="Times New Roman" w:cs="Times New Roman"/>
          <w:b/>
          <w:bCs/>
        </w:rPr>
        <w:t>The comparison results of other algorithms using optimal parameters and MMPDNB for detecting the early warning signals.</w:t>
      </w:r>
      <w:r>
        <w:rPr>
          <w:rFonts w:ascii="Times New Roman" w:hAnsi="Times New Roman" w:cs="Times New Roman"/>
        </w:rPr>
        <w:t xml:space="preserve"> </w:t>
      </w:r>
      <w:r>
        <w:rPr>
          <w:rFonts w:ascii="Times New Roman" w:hAnsi="Times New Roman" w:cs="Times New Roman"/>
          <w:b/>
          <w:bCs/>
        </w:rPr>
        <w:t>Figs. A-C</w:t>
      </w:r>
      <w:r>
        <w:rPr>
          <w:rFonts w:ascii="Times New Roman" w:hAnsi="Times New Roman" w:cs="Times New Roman"/>
        </w:rPr>
        <w:t xml:space="preserve"> respectively show the results of MMPDNB and other multi-modal EAs for detecting the average early warning score of cancer individual patients at different stages. </w:t>
      </w:r>
    </w:p>
    <w:p>
      <w:pPr>
        <w:pStyle w:val="2"/>
        <w:rPr>
          <w:rFonts w:ascii="Times New Roman" w:hAnsi="Times New Roman" w:cs="Times New Roman"/>
          <w:sz w:val="30"/>
          <w:szCs w:val="30"/>
        </w:rPr>
      </w:pPr>
      <w:r>
        <w:rPr>
          <w:rFonts w:ascii="Times New Roman" w:hAnsi="Times New Roman" w:cs="Times New Roman"/>
          <w:sz w:val="30"/>
          <w:szCs w:val="30"/>
        </w:rPr>
        <w:t>P</w:t>
      </w:r>
      <w:r>
        <w:rPr>
          <w:rFonts w:hint="eastAsia" w:ascii="Times New Roman" w:hAnsi="Times New Roman" w:cs="Times New Roman"/>
          <w:sz w:val="30"/>
          <w:szCs w:val="30"/>
        </w:rPr>
        <w:t xml:space="preserve">art D: </w:t>
      </w:r>
      <w:r>
        <w:rPr>
          <w:rFonts w:ascii="Times New Roman" w:hAnsi="Times New Roman" w:cs="Times New Roman"/>
          <w:sz w:val="30"/>
          <w:szCs w:val="30"/>
        </w:rPr>
        <w:t>The parameter sensitivity analysis of the compared algorithms</w:t>
      </w:r>
    </w:p>
    <w:p>
      <w:pPr>
        <w:spacing w:line="440" w:lineRule="exact"/>
        <w:ind w:firstLine="480" w:firstLineChars="200"/>
        <w:rPr>
          <w:rFonts w:ascii="Times New Roman" w:hAnsi="Times New Roman" w:cs="Times New Roman"/>
          <w:bCs/>
          <w:sz w:val="24"/>
          <w:szCs w:val="24"/>
          <w:shd w:val="clear" w:color="auto" w:fill="FFFFFF"/>
        </w:rPr>
      </w:pPr>
      <w:r>
        <w:rPr>
          <w:rFonts w:hint="eastAsia" w:ascii="Times New Roman" w:hAnsi="Times New Roman" w:cs="Times New Roman"/>
          <w:sz w:val="24"/>
          <w:szCs w:val="24"/>
          <w:shd w:val="clear" w:color="auto" w:fill="FFFFFF"/>
        </w:rPr>
        <w:t>W</w:t>
      </w:r>
      <w:r>
        <w:rPr>
          <w:rFonts w:ascii="Times New Roman" w:hAnsi="Times New Roman" w:cs="Times New Roman"/>
          <w:sz w:val="24"/>
          <w:szCs w:val="24"/>
          <w:shd w:val="clear" w:color="auto" w:fill="FFFFFF"/>
        </w:rPr>
        <w:t>e compared the calculation time of all methods on three cancer data.</w:t>
      </w:r>
      <w:r>
        <w:rPr>
          <w:rFonts w:ascii="Times New Roman" w:hAnsi="Times New Roman" w:cs="Times New Roman"/>
        </w:rPr>
        <w:t xml:space="preserve"> </w:t>
      </w:r>
      <w:r>
        <w:rPr>
          <w:rFonts w:ascii="Times New Roman" w:hAnsi="Times New Roman" w:cs="Times New Roman"/>
          <w:sz w:val="24"/>
          <w:szCs w:val="24"/>
          <w:shd w:val="clear" w:color="auto" w:fill="FFFFFF"/>
        </w:rPr>
        <w:t>The experimental environments are MATLAB R2021a, processor: 11th Gen Intel(R) Core (TM) I5-11400, and RAM:16G.</w:t>
      </w:r>
      <w:r>
        <w:rPr>
          <w:rFonts w:ascii="Times New Roman" w:hAnsi="Times New Roman" w:cs="Times New Roman"/>
          <w:sz w:val="24"/>
          <w:szCs w:val="24"/>
        </w:rPr>
        <w:t xml:space="preserve"> As shown in </w:t>
      </w:r>
      <w:r>
        <w:rPr>
          <w:rFonts w:ascii="Times New Roman" w:hAnsi="Times New Roman" w:cs="Times New Roman"/>
          <w:b/>
          <w:sz w:val="24"/>
          <w:szCs w:val="24"/>
        </w:rPr>
        <w:t xml:space="preserve">Fig. </w:t>
      </w:r>
      <w:r>
        <w:rPr>
          <w:rFonts w:hint="eastAsia" w:ascii="Times New Roman" w:hAnsi="Times New Roman" w:cs="Times New Roman"/>
          <w:b/>
          <w:sz w:val="24"/>
          <w:szCs w:val="24"/>
        </w:rPr>
        <w:t>S15</w:t>
      </w:r>
      <w:r>
        <w:rPr>
          <w:rFonts w:ascii="Times New Roman" w:hAnsi="Times New Roman" w:cs="Times New Roman"/>
          <w:b/>
          <w:sz w:val="24"/>
          <w:szCs w:val="24"/>
        </w:rPr>
        <w:t>,</w:t>
      </w:r>
      <w:r>
        <w:rPr>
          <w:rFonts w:ascii="Times New Roman" w:hAnsi="Times New Roman" w:cs="Times New Roman"/>
        </w:rPr>
        <w:t xml:space="preserve"> </w:t>
      </w:r>
      <w:r>
        <w:rPr>
          <w:rFonts w:ascii="Times New Roman" w:hAnsi="Times New Roman" w:cs="Times New Roman"/>
          <w:bCs/>
          <w:sz w:val="24"/>
          <w:szCs w:val="24"/>
          <w:shd w:val="clear" w:color="auto" w:fill="FFFFFF"/>
        </w:rPr>
        <w:t>the calculation time of MMPDNB is shorter than that of the other three multi-modal evolutionary algorithms. Although the calculation time of DNB algorithms and network controllability algorithms is generally shorter than that of MMPDNB, these methods cannot identify early warning signals of cancer, and the most important thing is that those algorithms cannot find multi-modal PDNB. As computer configurations improve, the computing time of MMPDNB will decrease. Therefore, MMPDNB can obtain better experimental results in an acceptable time.</w:t>
      </w:r>
    </w:p>
    <w:p>
      <w:pPr>
        <w:jc w:val="center"/>
        <w:rPr>
          <w:rFonts w:ascii="Times New Roman" w:hAnsi="Times New Roman" w:cs="Times New Roman"/>
          <w:szCs w:val="21"/>
          <w:shd w:val="clear" w:color="auto" w:fill="FFFFFF"/>
        </w:rPr>
      </w:pPr>
      <w:r>
        <w:rPr>
          <w:rFonts w:ascii="Times New Roman" w:hAnsi="Times New Roman" w:cs="Times New Roman"/>
          <w:szCs w:val="21"/>
          <w:shd w:val="clear" w:color="auto" w:fill="FFFFFF"/>
        </w:rPr>
        <w:drawing>
          <wp:inline distT="0" distB="0" distL="0" distR="0">
            <wp:extent cx="3666490" cy="2395220"/>
            <wp:effectExtent l="0" t="0" r="1016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666744" cy="2395728"/>
                    </a:xfrm>
                    <a:prstGeom prst="rect">
                      <a:avLst/>
                    </a:prstGeom>
                  </pic:spPr>
                </pic:pic>
              </a:graphicData>
            </a:graphic>
          </wp:inline>
        </w:drawing>
      </w:r>
    </w:p>
    <w:p>
      <w:pPr>
        <w:jc w:val="left"/>
        <w:rPr>
          <w:rFonts w:ascii="Times New Roman" w:hAnsi="Times New Roman" w:cs="Times New Roman"/>
        </w:rPr>
      </w:pPr>
      <w:r>
        <w:rPr>
          <w:rFonts w:ascii="Times New Roman" w:hAnsi="Times New Roman" w:cs="Times New Roman"/>
          <w:b/>
          <w:bCs/>
          <w:szCs w:val="21"/>
          <w:shd w:val="clear" w:color="auto" w:fill="FFFFFF"/>
        </w:rPr>
        <w:t xml:space="preserve">Fig. </w:t>
      </w:r>
      <w:r>
        <w:rPr>
          <w:rFonts w:hint="eastAsia" w:ascii="Times New Roman" w:hAnsi="Times New Roman" w:cs="Times New Roman"/>
          <w:b/>
          <w:bCs/>
          <w:szCs w:val="21"/>
          <w:shd w:val="clear" w:color="auto" w:fill="FFFFFF"/>
        </w:rPr>
        <w:t>S15</w:t>
      </w:r>
      <w:r>
        <w:rPr>
          <w:rFonts w:ascii="Times New Roman" w:hAnsi="Times New Roman" w:cs="Times New Roman"/>
          <w:szCs w:val="21"/>
          <w:shd w:val="clear" w:color="auto" w:fill="FFFFFF"/>
        </w:rPr>
        <w:t xml:space="preserve"> The average calculation time of each algorithm on three cancer data. </w:t>
      </w:r>
      <w:r>
        <w:rPr>
          <w:rFonts w:ascii="Times New Roman" w:hAnsi="Times New Roman" w:cs="Times New Roman"/>
        </w:rPr>
        <w:t xml:space="preserve"> </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 w:name="CM R 10">
    <w:altName w:val="微软雅黑"/>
    <w:panose1 w:val="00000000000000000000"/>
    <w:charset w:val="86"/>
    <w:family w:val="swiss"/>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PMingLiU">
    <w:altName w:val="Microsoft JhengHei UI"/>
    <w:panose1 w:val="02010601000101010101"/>
    <w:charset w:val="88"/>
    <w:family w:val="roman"/>
    <w:pitch w:val="default"/>
    <w:sig w:usb0="00000000" w:usb1="00000000" w:usb2="00000016" w:usb3="00000000" w:csb0="00100001" w:csb1="00000000"/>
  </w:font>
  <w:font w:name="Microsoft JhengHei UI">
    <w:panose1 w:val="020B0604030504040204"/>
    <w:charset w:val="88"/>
    <w:family w:val="auto"/>
    <w:pitch w:val="default"/>
    <w:sig w:usb0="000002A7" w:usb1="28CF4400" w:usb2="00000016" w:usb3="00000000" w:csb0="00100009" w:csb1="00000000"/>
  </w:font>
</w:font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李 宗玮">
    <w15:presenceInfo w15:providerId="Windows Live" w15:userId="874db82b2711adc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Suspended&gt;1&lt;/Suspended&gt;&lt;/ENInstantFormat&gt;"/>
    <w:docVar w:name="EN.Layout" w:val="&lt;ENLayout&gt;&lt;Style&gt;BMC Bioinformatics&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teerrrvxf05zpxexe0nxx2xefz5d5ftwwv52&quot;&gt;My EndNote Library&lt;record-ids&gt;&lt;item&gt;10&lt;/item&gt;&lt;item&gt;15&lt;/item&gt;&lt;item&gt;17&lt;/item&gt;&lt;item&gt;19&lt;/item&gt;&lt;item&gt;21&lt;/item&gt;&lt;item&gt;26&lt;/item&gt;&lt;item&gt;53&lt;/item&gt;&lt;/record-ids&gt;&lt;/item&gt;&lt;/Libraries&gt;"/>
  </w:docVars>
  <w:rsids>
    <w:rsidRoot w:val="004274DF"/>
    <w:rsid w:val="0000261E"/>
    <w:rsid w:val="00010109"/>
    <w:rsid w:val="000177F9"/>
    <w:rsid w:val="000243A4"/>
    <w:rsid w:val="00034580"/>
    <w:rsid w:val="00040476"/>
    <w:rsid w:val="00047A03"/>
    <w:rsid w:val="00060F37"/>
    <w:rsid w:val="00066AA5"/>
    <w:rsid w:val="00072A41"/>
    <w:rsid w:val="00073B3D"/>
    <w:rsid w:val="00090941"/>
    <w:rsid w:val="00096D1A"/>
    <w:rsid w:val="00097D66"/>
    <w:rsid w:val="000A700E"/>
    <w:rsid w:val="000B4B8A"/>
    <w:rsid w:val="000B662E"/>
    <w:rsid w:val="000B7474"/>
    <w:rsid w:val="000B77DB"/>
    <w:rsid w:val="000D5DF8"/>
    <w:rsid w:val="000E0878"/>
    <w:rsid w:val="000E5366"/>
    <w:rsid w:val="000F00DF"/>
    <w:rsid w:val="000F41E7"/>
    <w:rsid w:val="001050B5"/>
    <w:rsid w:val="0011641A"/>
    <w:rsid w:val="00120338"/>
    <w:rsid w:val="00140897"/>
    <w:rsid w:val="00141655"/>
    <w:rsid w:val="00141AFB"/>
    <w:rsid w:val="00147E0B"/>
    <w:rsid w:val="0015203D"/>
    <w:rsid w:val="001772C7"/>
    <w:rsid w:val="001823CE"/>
    <w:rsid w:val="00193B5A"/>
    <w:rsid w:val="00197956"/>
    <w:rsid w:val="001A689F"/>
    <w:rsid w:val="001B03D1"/>
    <w:rsid w:val="001B1A7D"/>
    <w:rsid w:val="001B548F"/>
    <w:rsid w:val="001C19AC"/>
    <w:rsid w:val="001C40A6"/>
    <w:rsid w:val="001D18BC"/>
    <w:rsid w:val="001D46D0"/>
    <w:rsid w:val="001E4BAA"/>
    <w:rsid w:val="001F1611"/>
    <w:rsid w:val="001F68FF"/>
    <w:rsid w:val="0020285D"/>
    <w:rsid w:val="00206595"/>
    <w:rsid w:val="00212AF5"/>
    <w:rsid w:val="00212EC2"/>
    <w:rsid w:val="0021386F"/>
    <w:rsid w:val="00215D71"/>
    <w:rsid w:val="002176C2"/>
    <w:rsid w:val="002258F7"/>
    <w:rsid w:val="0024094C"/>
    <w:rsid w:val="0024430D"/>
    <w:rsid w:val="00247A45"/>
    <w:rsid w:val="00250E1C"/>
    <w:rsid w:val="00252B9A"/>
    <w:rsid w:val="00252C3E"/>
    <w:rsid w:val="00253669"/>
    <w:rsid w:val="00261C06"/>
    <w:rsid w:val="002701C8"/>
    <w:rsid w:val="0027440A"/>
    <w:rsid w:val="00275C41"/>
    <w:rsid w:val="002803AF"/>
    <w:rsid w:val="002875C5"/>
    <w:rsid w:val="002A48D8"/>
    <w:rsid w:val="002A5AA3"/>
    <w:rsid w:val="002B1A1C"/>
    <w:rsid w:val="002C0315"/>
    <w:rsid w:val="002C30A2"/>
    <w:rsid w:val="002C55C2"/>
    <w:rsid w:val="002C58E7"/>
    <w:rsid w:val="002D2181"/>
    <w:rsid w:val="002D6EE7"/>
    <w:rsid w:val="002F7C8A"/>
    <w:rsid w:val="00300053"/>
    <w:rsid w:val="003003C0"/>
    <w:rsid w:val="00300B55"/>
    <w:rsid w:val="00302D76"/>
    <w:rsid w:val="00304DEF"/>
    <w:rsid w:val="003104D3"/>
    <w:rsid w:val="00314989"/>
    <w:rsid w:val="0031600B"/>
    <w:rsid w:val="003235B4"/>
    <w:rsid w:val="0032633B"/>
    <w:rsid w:val="003264D7"/>
    <w:rsid w:val="00327C42"/>
    <w:rsid w:val="00330F50"/>
    <w:rsid w:val="0034554E"/>
    <w:rsid w:val="00351203"/>
    <w:rsid w:val="003526FE"/>
    <w:rsid w:val="0036596B"/>
    <w:rsid w:val="00376EE7"/>
    <w:rsid w:val="003A3045"/>
    <w:rsid w:val="003B14EB"/>
    <w:rsid w:val="003B22F4"/>
    <w:rsid w:val="003B55A0"/>
    <w:rsid w:val="003C78C9"/>
    <w:rsid w:val="003D03BA"/>
    <w:rsid w:val="003E3996"/>
    <w:rsid w:val="003E3E66"/>
    <w:rsid w:val="003E4321"/>
    <w:rsid w:val="003E5B6E"/>
    <w:rsid w:val="003F2745"/>
    <w:rsid w:val="003F3BAB"/>
    <w:rsid w:val="003F4E66"/>
    <w:rsid w:val="003F7210"/>
    <w:rsid w:val="004030A9"/>
    <w:rsid w:val="004045AB"/>
    <w:rsid w:val="00411726"/>
    <w:rsid w:val="00412F26"/>
    <w:rsid w:val="0041321A"/>
    <w:rsid w:val="004141E4"/>
    <w:rsid w:val="004274DF"/>
    <w:rsid w:val="00430A1E"/>
    <w:rsid w:val="0043423C"/>
    <w:rsid w:val="00434B04"/>
    <w:rsid w:val="0044420D"/>
    <w:rsid w:val="004542B6"/>
    <w:rsid w:val="00457883"/>
    <w:rsid w:val="00467723"/>
    <w:rsid w:val="0047292E"/>
    <w:rsid w:val="00476DB1"/>
    <w:rsid w:val="00477399"/>
    <w:rsid w:val="00492518"/>
    <w:rsid w:val="0049489F"/>
    <w:rsid w:val="004B588E"/>
    <w:rsid w:val="004C07BE"/>
    <w:rsid w:val="004C225E"/>
    <w:rsid w:val="004D0448"/>
    <w:rsid w:val="004D2614"/>
    <w:rsid w:val="004D2D9D"/>
    <w:rsid w:val="004D6AF0"/>
    <w:rsid w:val="004E716E"/>
    <w:rsid w:val="004F10A4"/>
    <w:rsid w:val="00501104"/>
    <w:rsid w:val="00503DFE"/>
    <w:rsid w:val="00510938"/>
    <w:rsid w:val="005173C8"/>
    <w:rsid w:val="00520277"/>
    <w:rsid w:val="005238FD"/>
    <w:rsid w:val="0052624F"/>
    <w:rsid w:val="00532285"/>
    <w:rsid w:val="005334B1"/>
    <w:rsid w:val="00553D43"/>
    <w:rsid w:val="00555C13"/>
    <w:rsid w:val="00555D0D"/>
    <w:rsid w:val="00556542"/>
    <w:rsid w:val="00556856"/>
    <w:rsid w:val="00565B51"/>
    <w:rsid w:val="00577F0A"/>
    <w:rsid w:val="0058266F"/>
    <w:rsid w:val="00596129"/>
    <w:rsid w:val="005A2410"/>
    <w:rsid w:val="005B4C1A"/>
    <w:rsid w:val="005C0226"/>
    <w:rsid w:val="005C22AC"/>
    <w:rsid w:val="005C40B5"/>
    <w:rsid w:val="005C5AC2"/>
    <w:rsid w:val="005C606A"/>
    <w:rsid w:val="005E0511"/>
    <w:rsid w:val="005E09D3"/>
    <w:rsid w:val="005E1A1D"/>
    <w:rsid w:val="005F13B4"/>
    <w:rsid w:val="005F1A60"/>
    <w:rsid w:val="005F5AD9"/>
    <w:rsid w:val="006054F5"/>
    <w:rsid w:val="0061215C"/>
    <w:rsid w:val="00614852"/>
    <w:rsid w:val="0064387C"/>
    <w:rsid w:val="00645C86"/>
    <w:rsid w:val="0065107D"/>
    <w:rsid w:val="00655826"/>
    <w:rsid w:val="00662ED5"/>
    <w:rsid w:val="006744AB"/>
    <w:rsid w:val="0067552F"/>
    <w:rsid w:val="00682F6A"/>
    <w:rsid w:val="006968E7"/>
    <w:rsid w:val="00697E0B"/>
    <w:rsid w:val="006A05D1"/>
    <w:rsid w:val="006A321A"/>
    <w:rsid w:val="006B181E"/>
    <w:rsid w:val="006B2980"/>
    <w:rsid w:val="006C31C1"/>
    <w:rsid w:val="006C7634"/>
    <w:rsid w:val="006D4F28"/>
    <w:rsid w:val="006E3B58"/>
    <w:rsid w:val="006F3E67"/>
    <w:rsid w:val="00701FCC"/>
    <w:rsid w:val="00706E01"/>
    <w:rsid w:val="007234D3"/>
    <w:rsid w:val="007302C4"/>
    <w:rsid w:val="007308B4"/>
    <w:rsid w:val="00731016"/>
    <w:rsid w:val="0074042F"/>
    <w:rsid w:val="00740466"/>
    <w:rsid w:val="00740E0C"/>
    <w:rsid w:val="00744FA3"/>
    <w:rsid w:val="0076405F"/>
    <w:rsid w:val="007647A8"/>
    <w:rsid w:val="0077078B"/>
    <w:rsid w:val="007803E1"/>
    <w:rsid w:val="0079276B"/>
    <w:rsid w:val="007927A2"/>
    <w:rsid w:val="007950CB"/>
    <w:rsid w:val="007C1457"/>
    <w:rsid w:val="007C1ED4"/>
    <w:rsid w:val="007C6DCC"/>
    <w:rsid w:val="007D718F"/>
    <w:rsid w:val="007E031B"/>
    <w:rsid w:val="007E22A1"/>
    <w:rsid w:val="007E473D"/>
    <w:rsid w:val="007E7555"/>
    <w:rsid w:val="007F4751"/>
    <w:rsid w:val="007F47FF"/>
    <w:rsid w:val="008204F3"/>
    <w:rsid w:val="00820E4F"/>
    <w:rsid w:val="00822601"/>
    <w:rsid w:val="008248A8"/>
    <w:rsid w:val="00826914"/>
    <w:rsid w:val="008301BF"/>
    <w:rsid w:val="008423B5"/>
    <w:rsid w:val="00845F4C"/>
    <w:rsid w:val="00852977"/>
    <w:rsid w:val="00854C9D"/>
    <w:rsid w:val="0086516B"/>
    <w:rsid w:val="00866A8E"/>
    <w:rsid w:val="00866F57"/>
    <w:rsid w:val="00877535"/>
    <w:rsid w:val="0089236F"/>
    <w:rsid w:val="00893091"/>
    <w:rsid w:val="008971E4"/>
    <w:rsid w:val="008A19D9"/>
    <w:rsid w:val="008A272B"/>
    <w:rsid w:val="008A7DA9"/>
    <w:rsid w:val="008B290F"/>
    <w:rsid w:val="008D0048"/>
    <w:rsid w:val="008D7675"/>
    <w:rsid w:val="008E033C"/>
    <w:rsid w:val="008E5D70"/>
    <w:rsid w:val="008F1DCC"/>
    <w:rsid w:val="008F2510"/>
    <w:rsid w:val="008F2A50"/>
    <w:rsid w:val="008F331C"/>
    <w:rsid w:val="008F6409"/>
    <w:rsid w:val="009010F9"/>
    <w:rsid w:val="009251D9"/>
    <w:rsid w:val="00941485"/>
    <w:rsid w:val="0095258E"/>
    <w:rsid w:val="00953F90"/>
    <w:rsid w:val="00954E95"/>
    <w:rsid w:val="00955BBA"/>
    <w:rsid w:val="0096069F"/>
    <w:rsid w:val="009733C3"/>
    <w:rsid w:val="0099165B"/>
    <w:rsid w:val="00993D7B"/>
    <w:rsid w:val="00996493"/>
    <w:rsid w:val="00996831"/>
    <w:rsid w:val="009972FC"/>
    <w:rsid w:val="009A3666"/>
    <w:rsid w:val="009B2283"/>
    <w:rsid w:val="009B38BA"/>
    <w:rsid w:val="009B6FF7"/>
    <w:rsid w:val="009B7DAC"/>
    <w:rsid w:val="009C28CC"/>
    <w:rsid w:val="009C2E0C"/>
    <w:rsid w:val="009D002F"/>
    <w:rsid w:val="009D0E11"/>
    <w:rsid w:val="009D4BB1"/>
    <w:rsid w:val="009E1659"/>
    <w:rsid w:val="009E7E13"/>
    <w:rsid w:val="009F111D"/>
    <w:rsid w:val="009F5837"/>
    <w:rsid w:val="009F6C0E"/>
    <w:rsid w:val="00A05FE6"/>
    <w:rsid w:val="00A133CF"/>
    <w:rsid w:val="00A13AB2"/>
    <w:rsid w:val="00A15A1D"/>
    <w:rsid w:val="00A20CF8"/>
    <w:rsid w:val="00A26F17"/>
    <w:rsid w:val="00A3109B"/>
    <w:rsid w:val="00A32883"/>
    <w:rsid w:val="00A423D6"/>
    <w:rsid w:val="00A4635B"/>
    <w:rsid w:val="00A4711B"/>
    <w:rsid w:val="00A60DDD"/>
    <w:rsid w:val="00A67670"/>
    <w:rsid w:val="00A67E82"/>
    <w:rsid w:val="00A71D65"/>
    <w:rsid w:val="00A75DD8"/>
    <w:rsid w:val="00A811BC"/>
    <w:rsid w:val="00A821D1"/>
    <w:rsid w:val="00A8572D"/>
    <w:rsid w:val="00A91061"/>
    <w:rsid w:val="00A91FFE"/>
    <w:rsid w:val="00AA29B6"/>
    <w:rsid w:val="00AA2BBA"/>
    <w:rsid w:val="00AB2553"/>
    <w:rsid w:val="00AB7725"/>
    <w:rsid w:val="00AD0623"/>
    <w:rsid w:val="00AF1AAE"/>
    <w:rsid w:val="00AF4156"/>
    <w:rsid w:val="00AF567D"/>
    <w:rsid w:val="00AF6AFB"/>
    <w:rsid w:val="00B0590E"/>
    <w:rsid w:val="00B109FB"/>
    <w:rsid w:val="00B10F4F"/>
    <w:rsid w:val="00B31799"/>
    <w:rsid w:val="00B32913"/>
    <w:rsid w:val="00B35C12"/>
    <w:rsid w:val="00B379AF"/>
    <w:rsid w:val="00B44C8B"/>
    <w:rsid w:val="00B44E35"/>
    <w:rsid w:val="00B47C23"/>
    <w:rsid w:val="00B519D6"/>
    <w:rsid w:val="00B54477"/>
    <w:rsid w:val="00B56647"/>
    <w:rsid w:val="00B60E92"/>
    <w:rsid w:val="00B62818"/>
    <w:rsid w:val="00B65095"/>
    <w:rsid w:val="00B72CE4"/>
    <w:rsid w:val="00B8155D"/>
    <w:rsid w:val="00B83707"/>
    <w:rsid w:val="00B87552"/>
    <w:rsid w:val="00B94B41"/>
    <w:rsid w:val="00BA4134"/>
    <w:rsid w:val="00BB1141"/>
    <w:rsid w:val="00BC1388"/>
    <w:rsid w:val="00BD0B74"/>
    <w:rsid w:val="00BD19C4"/>
    <w:rsid w:val="00BD2CE0"/>
    <w:rsid w:val="00BD302E"/>
    <w:rsid w:val="00BD4255"/>
    <w:rsid w:val="00BD5454"/>
    <w:rsid w:val="00BD587F"/>
    <w:rsid w:val="00BE7E0A"/>
    <w:rsid w:val="00BF08ED"/>
    <w:rsid w:val="00BF507F"/>
    <w:rsid w:val="00BF6625"/>
    <w:rsid w:val="00C04659"/>
    <w:rsid w:val="00C12858"/>
    <w:rsid w:val="00C14642"/>
    <w:rsid w:val="00C30189"/>
    <w:rsid w:val="00C35A78"/>
    <w:rsid w:val="00C40BE9"/>
    <w:rsid w:val="00C45ED3"/>
    <w:rsid w:val="00C46312"/>
    <w:rsid w:val="00C51AAF"/>
    <w:rsid w:val="00C52BD3"/>
    <w:rsid w:val="00C62937"/>
    <w:rsid w:val="00C669E0"/>
    <w:rsid w:val="00C90940"/>
    <w:rsid w:val="00C95D36"/>
    <w:rsid w:val="00C97731"/>
    <w:rsid w:val="00CA37EA"/>
    <w:rsid w:val="00CB5922"/>
    <w:rsid w:val="00CB75DA"/>
    <w:rsid w:val="00CB7A25"/>
    <w:rsid w:val="00CC0B24"/>
    <w:rsid w:val="00CD1B30"/>
    <w:rsid w:val="00CE3F05"/>
    <w:rsid w:val="00CE5C7A"/>
    <w:rsid w:val="00CF608D"/>
    <w:rsid w:val="00D00951"/>
    <w:rsid w:val="00D0099A"/>
    <w:rsid w:val="00D12F1B"/>
    <w:rsid w:val="00D170D4"/>
    <w:rsid w:val="00D250C4"/>
    <w:rsid w:val="00D334AC"/>
    <w:rsid w:val="00D3488C"/>
    <w:rsid w:val="00D3523C"/>
    <w:rsid w:val="00D36895"/>
    <w:rsid w:val="00D4551B"/>
    <w:rsid w:val="00D57902"/>
    <w:rsid w:val="00D608F8"/>
    <w:rsid w:val="00D705AD"/>
    <w:rsid w:val="00D71A18"/>
    <w:rsid w:val="00D72D85"/>
    <w:rsid w:val="00D7510E"/>
    <w:rsid w:val="00D7794B"/>
    <w:rsid w:val="00D8079B"/>
    <w:rsid w:val="00D84BAC"/>
    <w:rsid w:val="00D84E92"/>
    <w:rsid w:val="00DA68C2"/>
    <w:rsid w:val="00DB4459"/>
    <w:rsid w:val="00DB5337"/>
    <w:rsid w:val="00DB5A2E"/>
    <w:rsid w:val="00DB666C"/>
    <w:rsid w:val="00DD45B1"/>
    <w:rsid w:val="00DE2498"/>
    <w:rsid w:val="00DE3310"/>
    <w:rsid w:val="00E00EAC"/>
    <w:rsid w:val="00E131FA"/>
    <w:rsid w:val="00E1494D"/>
    <w:rsid w:val="00E14AE5"/>
    <w:rsid w:val="00E15CC7"/>
    <w:rsid w:val="00E167E5"/>
    <w:rsid w:val="00E23565"/>
    <w:rsid w:val="00E23E37"/>
    <w:rsid w:val="00E24329"/>
    <w:rsid w:val="00E31679"/>
    <w:rsid w:val="00E67229"/>
    <w:rsid w:val="00E7506C"/>
    <w:rsid w:val="00E90ABC"/>
    <w:rsid w:val="00E94306"/>
    <w:rsid w:val="00EA0F0E"/>
    <w:rsid w:val="00EA2C55"/>
    <w:rsid w:val="00EA58BF"/>
    <w:rsid w:val="00EA692E"/>
    <w:rsid w:val="00EB00F9"/>
    <w:rsid w:val="00EB5916"/>
    <w:rsid w:val="00EB6155"/>
    <w:rsid w:val="00EC0741"/>
    <w:rsid w:val="00EC1442"/>
    <w:rsid w:val="00EC1F19"/>
    <w:rsid w:val="00EC36E4"/>
    <w:rsid w:val="00EC4035"/>
    <w:rsid w:val="00ED10BE"/>
    <w:rsid w:val="00ED53B8"/>
    <w:rsid w:val="00EE295F"/>
    <w:rsid w:val="00EE2B02"/>
    <w:rsid w:val="00EE2B99"/>
    <w:rsid w:val="00EE58B9"/>
    <w:rsid w:val="00EE6B6E"/>
    <w:rsid w:val="00EF3D35"/>
    <w:rsid w:val="00EF3E7F"/>
    <w:rsid w:val="00EF6D29"/>
    <w:rsid w:val="00F0459E"/>
    <w:rsid w:val="00F12559"/>
    <w:rsid w:val="00F144F8"/>
    <w:rsid w:val="00F20C7C"/>
    <w:rsid w:val="00F24E6A"/>
    <w:rsid w:val="00F27F0A"/>
    <w:rsid w:val="00F34519"/>
    <w:rsid w:val="00F40B41"/>
    <w:rsid w:val="00F46773"/>
    <w:rsid w:val="00F4712F"/>
    <w:rsid w:val="00F55AF7"/>
    <w:rsid w:val="00F55B60"/>
    <w:rsid w:val="00F57F7E"/>
    <w:rsid w:val="00F65EA3"/>
    <w:rsid w:val="00F73767"/>
    <w:rsid w:val="00F73855"/>
    <w:rsid w:val="00F86192"/>
    <w:rsid w:val="00F94EC6"/>
    <w:rsid w:val="00FA0678"/>
    <w:rsid w:val="00FD1A6C"/>
    <w:rsid w:val="00FD2059"/>
    <w:rsid w:val="00FD6C96"/>
    <w:rsid w:val="00FE0D06"/>
    <w:rsid w:val="00FE3073"/>
    <w:rsid w:val="00FE6EB0"/>
    <w:rsid w:val="1D6F3B5A"/>
    <w:rsid w:val="30F86191"/>
    <w:rsid w:val="40815E0A"/>
    <w:rsid w:val="59821082"/>
    <w:rsid w:val="5FC61BFD"/>
    <w:rsid w:val="68D66E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nhideWhenUsed="0" w:uiPriority="0"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nhideWhenUsed="0"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link w:val="29"/>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3">
    <w:name w:val="heading 3"/>
    <w:basedOn w:val="1"/>
    <w:next w:val="1"/>
    <w:link w:val="20"/>
    <w:qFormat/>
    <w:uiPriority w:val="9"/>
    <w:pPr>
      <w:widowControl/>
      <w:spacing w:before="100" w:beforeAutospacing="1" w:after="100" w:afterAutospacing="1"/>
      <w:jc w:val="left"/>
      <w:outlineLvl w:val="2"/>
    </w:pPr>
    <w:rPr>
      <w:rFonts w:ascii="宋体" w:hAnsi="宋体" w:eastAsia="宋体" w:cs="宋体"/>
      <w:b/>
      <w:bCs/>
      <w:kern w:val="0"/>
      <w:sz w:val="27"/>
      <w:szCs w:val="27"/>
    </w:rPr>
  </w:style>
  <w:style w:type="character" w:default="1" w:styleId="11">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4">
    <w:name w:val="annotation text"/>
    <w:basedOn w:val="1"/>
    <w:link w:val="30"/>
    <w:qFormat/>
    <w:uiPriority w:val="0"/>
    <w:pPr>
      <w:jc w:val="left"/>
    </w:pPr>
    <w:rPr>
      <w:rFonts w:ascii="等线" w:hAnsi="等线" w:eastAsia="等线" w:cs="宋体"/>
    </w:rPr>
  </w:style>
  <w:style w:type="paragraph" w:styleId="5">
    <w:name w:val="Balloon Text"/>
    <w:basedOn w:val="1"/>
    <w:link w:val="16"/>
    <w:semiHidden/>
    <w:unhideWhenUsed/>
    <w:qFormat/>
    <w:uiPriority w:val="99"/>
    <w:rPr>
      <w:sz w:val="18"/>
      <w:szCs w:val="18"/>
    </w:rPr>
  </w:style>
  <w:style w:type="paragraph" w:styleId="6">
    <w:name w:val="footer"/>
    <w:basedOn w:val="1"/>
    <w:link w:val="15"/>
    <w:unhideWhenUsed/>
    <w:qFormat/>
    <w:uiPriority w:val="99"/>
    <w:pPr>
      <w:tabs>
        <w:tab w:val="center" w:pos="4153"/>
        <w:tab w:val="right" w:pos="8306"/>
      </w:tabs>
      <w:snapToGrid w:val="0"/>
      <w:jc w:val="left"/>
    </w:pPr>
    <w:rPr>
      <w:sz w:val="18"/>
      <w:szCs w:val="18"/>
    </w:rPr>
  </w:style>
  <w:style w:type="paragraph" w:styleId="7">
    <w:name w:val="header"/>
    <w:basedOn w:val="1"/>
    <w:link w:val="14"/>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Title"/>
    <w:basedOn w:val="1"/>
    <w:next w:val="1"/>
    <w:link w:val="17"/>
    <w:qFormat/>
    <w:uiPriority w:val="10"/>
    <w:pPr>
      <w:spacing w:before="240" w:after="60"/>
      <w:jc w:val="center"/>
      <w:outlineLvl w:val="0"/>
    </w:pPr>
    <w:rPr>
      <w:rFonts w:ascii="Cambria" w:hAnsi="Cambria"/>
      <w:b/>
      <w:bCs/>
      <w:sz w:val="32"/>
      <w:szCs w:val="32"/>
    </w:rPr>
  </w:style>
  <w:style w:type="table" w:styleId="10">
    <w:name w:val="Table Grid"/>
    <w:basedOn w:val="9"/>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Hyperlink"/>
    <w:unhideWhenUsed/>
    <w:qFormat/>
    <w:uiPriority w:val="99"/>
    <w:rPr>
      <w:color w:val="0000FF"/>
      <w:u w:val="single"/>
    </w:rPr>
  </w:style>
  <w:style w:type="character" w:styleId="13">
    <w:name w:val="annotation reference"/>
    <w:basedOn w:val="11"/>
    <w:qFormat/>
    <w:uiPriority w:val="99"/>
    <w:rPr>
      <w:sz w:val="21"/>
      <w:szCs w:val="21"/>
    </w:rPr>
  </w:style>
  <w:style w:type="character" w:customStyle="1" w:styleId="14">
    <w:name w:val="页眉 字符"/>
    <w:basedOn w:val="11"/>
    <w:link w:val="7"/>
    <w:qFormat/>
    <w:uiPriority w:val="99"/>
    <w:rPr>
      <w:sz w:val="18"/>
      <w:szCs w:val="18"/>
    </w:rPr>
  </w:style>
  <w:style w:type="character" w:customStyle="1" w:styleId="15">
    <w:name w:val="页脚 字符"/>
    <w:basedOn w:val="11"/>
    <w:link w:val="6"/>
    <w:qFormat/>
    <w:uiPriority w:val="99"/>
    <w:rPr>
      <w:sz w:val="18"/>
      <w:szCs w:val="18"/>
    </w:rPr>
  </w:style>
  <w:style w:type="character" w:customStyle="1" w:styleId="16">
    <w:name w:val="批注框文本 字符"/>
    <w:basedOn w:val="11"/>
    <w:link w:val="5"/>
    <w:semiHidden/>
    <w:qFormat/>
    <w:uiPriority w:val="99"/>
    <w:rPr>
      <w:sz w:val="18"/>
      <w:szCs w:val="18"/>
    </w:rPr>
  </w:style>
  <w:style w:type="character" w:customStyle="1" w:styleId="17">
    <w:name w:val="标题 字符1"/>
    <w:link w:val="8"/>
    <w:qFormat/>
    <w:uiPriority w:val="10"/>
    <w:rPr>
      <w:rFonts w:ascii="Cambria" w:hAnsi="Cambria"/>
      <w:b/>
      <w:bCs/>
      <w:sz w:val="32"/>
      <w:szCs w:val="32"/>
    </w:rPr>
  </w:style>
  <w:style w:type="character" w:customStyle="1" w:styleId="18">
    <w:name w:val="标题 Char"/>
    <w:basedOn w:val="11"/>
    <w:qFormat/>
    <w:uiPriority w:val="10"/>
    <w:rPr>
      <w:rFonts w:eastAsia="宋体" w:asciiTheme="majorHAnsi" w:hAnsiTheme="majorHAnsi" w:cstheme="majorBidi"/>
      <w:b/>
      <w:bCs/>
      <w:sz w:val="32"/>
      <w:szCs w:val="32"/>
    </w:rPr>
  </w:style>
  <w:style w:type="paragraph" w:styleId="19">
    <w:name w:val="List Paragraph"/>
    <w:basedOn w:val="1"/>
    <w:qFormat/>
    <w:uiPriority w:val="34"/>
    <w:pPr>
      <w:ind w:firstLine="420" w:firstLineChars="200"/>
    </w:pPr>
  </w:style>
  <w:style w:type="character" w:customStyle="1" w:styleId="20">
    <w:name w:val="标题 3 字符"/>
    <w:basedOn w:val="11"/>
    <w:link w:val="3"/>
    <w:qFormat/>
    <w:uiPriority w:val="9"/>
    <w:rPr>
      <w:rFonts w:ascii="宋体" w:hAnsi="宋体" w:eastAsia="宋体" w:cs="宋体"/>
      <w:b/>
      <w:bCs/>
      <w:kern w:val="0"/>
      <w:sz w:val="27"/>
      <w:szCs w:val="27"/>
    </w:rPr>
  </w:style>
  <w:style w:type="character" w:customStyle="1" w:styleId="21">
    <w:name w:val="apple-converted-space"/>
    <w:basedOn w:val="11"/>
    <w:qFormat/>
    <w:uiPriority w:val="0"/>
  </w:style>
  <w:style w:type="paragraph" w:customStyle="1" w:styleId="22">
    <w:name w:val="EndNote Bibliography Title"/>
    <w:basedOn w:val="1"/>
    <w:link w:val="23"/>
    <w:qFormat/>
    <w:uiPriority w:val="0"/>
    <w:pPr>
      <w:jc w:val="center"/>
    </w:pPr>
    <w:rPr>
      <w:rFonts w:ascii="Calibri" w:hAnsi="Calibri" w:cs="Calibri"/>
      <w:sz w:val="20"/>
    </w:rPr>
  </w:style>
  <w:style w:type="character" w:customStyle="1" w:styleId="23">
    <w:name w:val="EndNote Bibliography Title 字符"/>
    <w:basedOn w:val="11"/>
    <w:link w:val="22"/>
    <w:qFormat/>
    <w:uiPriority w:val="0"/>
    <w:rPr>
      <w:rFonts w:ascii="Calibri" w:hAnsi="Calibri" w:cs="Calibri"/>
      <w:sz w:val="20"/>
    </w:rPr>
  </w:style>
  <w:style w:type="paragraph" w:customStyle="1" w:styleId="24">
    <w:name w:val="EndNote Bibliography"/>
    <w:basedOn w:val="1"/>
    <w:link w:val="25"/>
    <w:qFormat/>
    <w:uiPriority w:val="0"/>
    <w:rPr>
      <w:rFonts w:ascii="Calibri" w:hAnsi="Calibri" w:cs="Calibri"/>
      <w:sz w:val="20"/>
    </w:rPr>
  </w:style>
  <w:style w:type="character" w:customStyle="1" w:styleId="25">
    <w:name w:val="EndNote Bibliography 字符"/>
    <w:basedOn w:val="11"/>
    <w:link w:val="24"/>
    <w:qFormat/>
    <w:uiPriority w:val="0"/>
    <w:rPr>
      <w:rFonts w:ascii="Calibri" w:hAnsi="Calibri" w:cs="Calibri"/>
      <w:sz w:val="20"/>
    </w:rPr>
  </w:style>
  <w:style w:type="character" w:customStyle="1" w:styleId="26">
    <w:name w:val="标题 字符"/>
    <w:qFormat/>
    <w:uiPriority w:val="10"/>
    <w:rPr>
      <w:rFonts w:ascii="Cambria" w:hAnsi="Cambria"/>
      <w:b/>
      <w:bCs/>
      <w:sz w:val="32"/>
      <w:szCs w:val="32"/>
    </w:rPr>
  </w:style>
  <w:style w:type="paragraph" w:customStyle="1" w:styleId="27">
    <w:name w:val="Default"/>
    <w:qFormat/>
    <w:uiPriority w:val="0"/>
    <w:pPr>
      <w:widowControl w:val="0"/>
      <w:autoSpaceDE w:val="0"/>
      <w:autoSpaceDN w:val="0"/>
      <w:adjustRightInd w:val="0"/>
    </w:pPr>
    <w:rPr>
      <w:rFonts w:ascii="CM R 10" w:eastAsia="CM R 10" w:cs="CM R 10" w:hAnsiTheme="minorHAnsi"/>
      <w:color w:val="000000"/>
      <w:sz w:val="24"/>
      <w:szCs w:val="24"/>
      <w:lang w:val="en-US" w:eastAsia="zh-CN" w:bidi="ar-SA"/>
    </w:rPr>
  </w:style>
  <w:style w:type="table" w:customStyle="1" w:styleId="28">
    <w:name w:val="清单表 1 浅色1"/>
    <w:basedOn w:val="9"/>
    <w:qFormat/>
    <w:uiPriority w:val="46"/>
    <w:tblStylePr w:type="firstRow">
      <w:rPr>
        <w:b/>
        <w:bCs/>
      </w:rPr>
      <w:tcPr>
        <w:tcBorders>
          <w:bottom w:val="single" w:color="666666" w:themeColor="text1" w:themeTint="99" w:sz="4" w:space="0"/>
        </w:tcBorders>
      </w:tcPr>
    </w:tblStylePr>
    <w:tblStylePr w:type="lastRow">
      <w:rPr>
        <w:b/>
        <w:bCs/>
      </w:rPr>
      <w:tcPr>
        <w:tcBorders>
          <w:top w:val="single" w:color="666666" w:themeColor="text1" w:themeTint="99"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character" w:customStyle="1" w:styleId="29">
    <w:name w:val="标题 2 字符"/>
    <w:basedOn w:val="11"/>
    <w:link w:val="2"/>
    <w:qFormat/>
    <w:uiPriority w:val="9"/>
    <w:rPr>
      <w:rFonts w:asciiTheme="majorHAnsi" w:hAnsiTheme="majorHAnsi" w:eastAsiaTheme="majorEastAsia" w:cstheme="majorBidi"/>
      <w:b/>
      <w:bCs/>
      <w:kern w:val="2"/>
      <w:sz w:val="32"/>
      <w:szCs w:val="32"/>
    </w:rPr>
  </w:style>
  <w:style w:type="character" w:customStyle="1" w:styleId="30">
    <w:name w:val="批注文字 字符"/>
    <w:basedOn w:val="11"/>
    <w:link w:val="4"/>
    <w:qFormat/>
    <w:uiPriority w:val="0"/>
    <w:rPr>
      <w:rFonts w:ascii="等线" w:hAnsi="等线" w:eastAsia="等线" w:cs="宋体"/>
      <w:kern w:val="2"/>
      <w:sz w:val="21"/>
      <w:szCs w:val="22"/>
    </w:rPr>
  </w:style>
  <w:style w:type="character" w:customStyle="1" w:styleId="31">
    <w:name w:val="MTEquationSection"/>
    <w:basedOn w:val="11"/>
    <w:qFormat/>
    <w:uiPriority w:val="0"/>
    <w:rPr>
      <w:rFonts w:ascii="Times New Roman" w:hAnsi="Times New Roman" w:eastAsia="等线" w:cs="Times New Roman"/>
      <w:vanish/>
      <w:color w:val="FF0000"/>
      <w:sz w:val="44"/>
      <w:szCs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tiff"/><Relationship Id="rId8" Type="http://schemas.openxmlformats.org/officeDocument/2006/relationships/image" Target="media/image5.tiff"/><Relationship Id="rId7" Type="http://schemas.openxmlformats.org/officeDocument/2006/relationships/image" Target="media/image4.tiff"/><Relationship Id="rId60" Type="http://schemas.microsoft.com/office/2011/relationships/people" Target="people.xml"/><Relationship Id="rId6" Type="http://schemas.openxmlformats.org/officeDocument/2006/relationships/image" Target="media/image3.tiff"/><Relationship Id="rId59" Type="http://schemas.openxmlformats.org/officeDocument/2006/relationships/fontTable" Target="fontTable.xml"/><Relationship Id="rId58" Type="http://schemas.openxmlformats.org/officeDocument/2006/relationships/customXml" Target="../customXml/item1.xml"/><Relationship Id="rId57" Type="http://schemas.openxmlformats.org/officeDocument/2006/relationships/image" Target="media/image15.tiff"/><Relationship Id="rId56" Type="http://schemas.openxmlformats.org/officeDocument/2006/relationships/image" Target="media/image14.tiff"/><Relationship Id="rId55" Type="http://schemas.openxmlformats.org/officeDocument/2006/relationships/image" Target="media/image13.tiff"/><Relationship Id="rId54" Type="http://schemas.openxmlformats.org/officeDocument/2006/relationships/image" Target="media/image12.tiff"/><Relationship Id="rId53" Type="http://schemas.openxmlformats.org/officeDocument/2006/relationships/image" Target="media/image11.tiff"/><Relationship Id="rId52" Type="http://schemas.openxmlformats.org/officeDocument/2006/relationships/image" Target="media/image18.wmf"/><Relationship Id="rId51" Type="http://schemas.openxmlformats.org/officeDocument/2006/relationships/oleObject" Target="embeddings/oleObject21.bin"/><Relationship Id="rId50" Type="http://schemas.openxmlformats.org/officeDocument/2006/relationships/image" Target="media/image17.wmf"/><Relationship Id="rId5" Type="http://schemas.openxmlformats.org/officeDocument/2006/relationships/image" Target="media/image2.tiff"/><Relationship Id="rId49" Type="http://schemas.openxmlformats.org/officeDocument/2006/relationships/oleObject" Target="embeddings/oleObject20.bin"/><Relationship Id="rId48" Type="http://schemas.openxmlformats.org/officeDocument/2006/relationships/image" Target="media/image16.wmf"/><Relationship Id="rId47" Type="http://schemas.openxmlformats.org/officeDocument/2006/relationships/oleObject" Target="embeddings/oleObject19.bin"/><Relationship Id="rId46" Type="http://schemas.openxmlformats.org/officeDocument/2006/relationships/oleObject" Target="embeddings/oleObject18.bin"/><Relationship Id="rId45" Type="http://schemas.openxmlformats.org/officeDocument/2006/relationships/image" Target="media/image15.wmf"/><Relationship Id="rId44" Type="http://schemas.openxmlformats.org/officeDocument/2006/relationships/oleObject" Target="embeddings/oleObject17.bin"/><Relationship Id="rId43" Type="http://schemas.openxmlformats.org/officeDocument/2006/relationships/image" Target="media/image14.wmf"/><Relationship Id="rId42" Type="http://schemas.openxmlformats.org/officeDocument/2006/relationships/oleObject" Target="embeddings/oleObject16.bin"/><Relationship Id="rId41" Type="http://schemas.openxmlformats.org/officeDocument/2006/relationships/image" Target="media/image13.wmf"/><Relationship Id="rId40" Type="http://schemas.openxmlformats.org/officeDocument/2006/relationships/oleObject" Target="embeddings/oleObject15.bin"/><Relationship Id="rId4" Type="http://schemas.openxmlformats.org/officeDocument/2006/relationships/image" Target="media/image1.tiff"/><Relationship Id="rId39" Type="http://schemas.openxmlformats.org/officeDocument/2006/relationships/image" Target="media/image10.tiff"/><Relationship Id="rId38" Type="http://schemas.openxmlformats.org/officeDocument/2006/relationships/image" Target="media/image12.wmf"/><Relationship Id="rId37" Type="http://schemas.openxmlformats.org/officeDocument/2006/relationships/oleObject" Target="embeddings/oleObject14.bin"/><Relationship Id="rId36" Type="http://schemas.openxmlformats.org/officeDocument/2006/relationships/image" Target="media/image11.wmf"/><Relationship Id="rId35" Type="http://schemas.openxmlformats.org/officeDocument/2006/relationships/oleObject" Target="embeddings/oleObject13.bin"/><Relationship Id="rId34" Type="http://schemas.openxmlformats.org/officeDocument/2006/relationships/image" Target="media/image10.wmf"/><Relationship Id="rId33" Type="http://schemas.openxmlformats.org/officeDocument/2006/relationships/oleObject" Target="embeddings/oleObject12.bin"/><Relationship Id="rId32" Type="http://schemas.openxmlformats.org/officeDocument/2006/relationships/image" Target="media/image9.wmf"/><Relationship Id="rId31" Type="http://schemas.openxmlformats.org/officeDocument/2006/relationships/oleObject" Target="embeddings/oleObject11.bin"/><Relationship Id="rId30" Type="http://schemas.openxmlformats.org/officeDocument/2006/relationships/image" Target="media/image8.wmf"/><Relationship Id="rId3" Type="http://schemas.openxmlformats.org/officeDocument/2006/relationships/theme" Target="theme/theme1.xml"/><Relationship Id="rId29" Type="http://schemas.openxmlformats.org/officeDocument/2006/relationships/oleObject" Target="embeddings/oleObject10.bin"/><Relationship Id="rId28" Type="http://schemas.openxmlformats.org/officeDocument/2006/relationships/image" Target="media/image7.wmf"/><Relationship Id="rId27" Type="http://schemas.openxmlformats.org/officeDocument/2006/relationships/oleObject" Target="embeddings/oleObject9.bin"/><Relationship Id="rId26" Type="http://schemas.openxmlformats.org/officeDocument/2006/relationships/oleObject" Target="embeddings/oleObject8.bin"/><Relationship Id="rId25" Type="http://schemas.openxmlformats.org/officeDocument/2006/relationships/oleObject" Target="embeddings/oleObject7.bin"/><Relationship Id="rId24" Type="http://schemas.openxmlformats.org/officeDocument/2006/relationships/image" Target="media/image6.wmf"/><Relationship Id="rId23" Type="http://schemas.openxmlformats.org/officeDocument/2006/relationships/oleObject" Target="embeddings/oleObject6.bin"/><Relationship Id="rId22" Type="http://schemas.openxmlformats.org/officeDocument/2006/relationships/image" Target="media/image5.wmf"/><Relationship Id="rId21" Type="http://schemas.openxmlformats.org/officeDocument/2006/relationships/oleObject" Target="embeddings/oleObject5.bin"/><Relationship Id="rId20" Type="http://schemas.openxmlformats.org/officeDocument/2006/relationships/image" Target="media/image4.wmf"/><Relationship Id="rId2" Type="http://schemas.openxmlformats.org/officeDocument/2006/relationships/settings" Target="settings.xml"/><Relationship Id="rId19" Type="http://schemas.openxmlformats.org/officeDocument/2006/relationships/oleObject" Target="embeddings/oleObject4.bin"/><Relationship Id="rId18" Type="http://schemas.openxmlformats.org/officeDocument/2006/relationships/image" Target="media/image3.wmf"/><Relationship Id="rId17" Type="http://schemas.openxmlformats.org/officeDocument/2006/relationships/oleObject" Target="embeddings/oleObject3.bin"/><Relationship Id="rId16" Type="http://schemas.openxmlformats.org/officeDocument/2006/relationships/image" Target="media/image2.wmf"/><Relationship Id="rId15" Type="http://schemas.openxmlformats.org/officeDocument/2006/relationships/oleObject" Target="embeddings/oleObject2.bin"/><Relationship Id="rId14" Type="http://schemas.openxmlformats.org/officeDocument/2006/relationships/image" Target="media/image1.wmf"/><Relationship Id="rId13" Type="http://schemas.openxmlformats.org/officeDocument/2006/relationships/oleObject" Target="embeddings/oleObject1.bin"/><Relationship Id="rId12" Type="http://schemas.openxmlformats.org/officeDocument/2006/relationships/image" Target="media/image9.tiff"/><Relationship Id="rId11" Type="http://schemas.openxmlformats.org/officeDocument/2006/relationships/image" Target="media/image8.tiff"/><Relationship Id="rId10" Type="http://schemas.openxmlformats.org/officeDocument/2006/relationships/image" Target="media/image7.tif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Lenovo</Company>
  <Pages>16</Pages>
  <Words>2919</Words>
  <Characters>16667</Characters>
  <Lines>142</Lines>
  <Paragraphs>40</Paragraphs>
  <TotalTime>0</TotalTime>
  <ScaleCrop>false</ScaleCrop>
  <LinksUpToDate>false</LinksUpToDate>
  <CharactersWithSpaces>19301</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2017-12-16T06:27:00Z</dcterms:created>
  <dc:creator>GWF</dc:creator>
  <cp:lastModifiedBy>Wilfong G.</cp:lastModifiedBy>
  <dcterms:modified xsi:type="dcterms:W3CDTF">2022-04-24T16:01:31Z</dcterms:modified>
  <cp:revision>107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6EFAFB758C2C45A286CAEB6910387C40</vt:lpwstr>
  </property>
</Properties>
</file>